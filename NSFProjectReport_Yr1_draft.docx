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DAA0" w14:textId="757DF007" w:rsidR="00AF78E0" w:rsidRDefault="00D918BB" w:rsidP="001013C8">
      <w:pPr>
        <w:ind w:left="-540"/>
        <w:jc w:val="center"/>
      </w:pPr>
      <w:r w:rsidRPr="00AF78E0">
        <w:rPr>
          <w:noProof/>
          <w:lang w:val="es-ES" w:eastAsia="es-ES"/>
        </w:rPr>
        <w:drawing>
          <wp:anchor distT="0" distB="0" distL="114300" distR="114300" simplePos="0" relativeHeight="251668480" behindDoc="1" locked="0" layoutInCell="1" allowOverlap="1" wp14:anchorId="4BF05F15" wp14:editId="49BEFE6B">
            <wp:simplePos x="0" y="0"/>
            <wp:positionH relativeFrom="column">
              <wp:posOffset>2275840</wp:posOffset>
            </wp:positionH>
            <wp:positionV relativeFrom="topMargin">
              <wp:align>bottom</wp:align>
            </wp:positionV>
            <wp:extent cx="1041400" cy="1035050"/>
            <wp:effectExtent l="0" t="0" r="6350" b="0"/>
            <wp:wrapTight wrapText="bothSides">
              <wp:wrapPolygon edited="0">
                <wp:start x="0" y="0"/>
                <wp:lineTo x="0" y="21070"/>
                <wp:lineTo x="21337" y="21070"/>
                <wp:lineTo x="21337" y="0"/>
                <wp:lineTo x="0" y="0"/>
              </wp:wrapPolygon>
            </wp:wrapTight>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31.00 AM.png"/>
                    <pic:cNvPicPr/>
                  </pic:nvPicPr>
                  <pic:blipFill>
                    <a:blip r:embed="rId8">
                      <a:extLst>
                        <a:ext uri="{28A0092B-C50C-407E-A947-70E740481C1C}">
                          <a14:useLocalDpi xmlns:a14="http://schemas.microsoft.com/office/drawing/2010/main"/>
                        </a:ext>
                      </a:extLst>
                    </a:blip>
                    <a:stretch>
                      <a:fillRect/>
                    </a:stretch>
                  </pic:blipFill>
                  <pic:spPr>
                    <a:xfrm>
                      <a:off x="0" y="0"/>
                      <a:ext cx="1041400" cy="1035050"/>
                    </a:xfrm>
                    <a:prstGeom prst="rect">
                      <a:avLst/>
                    </a:prstGeom>
                  </pic:spPr>
                </pic:pic>
              </a:graphicData>
            </a:graphic>
          </wp:anchor>
        </w:drawing>
      </w:r>
      <w:r w:rsidR="00BD6C0E">
        <w:rPr>
          <w:noProof/>
          <w:lang w:val="es-ES" w:eastAsia="es-ES"/>
        </w:rPr>
        <mc:AlternateContent>
          <mc:Choice Requires="wps">
            <w:drawing>
              <wp:anchor distT="0" distB="0" distL="114300" distR="114300" simplePos="0" relativeHeight="251658240" behindDoc="1" locked="0" layoutInCell="1" allowOverlap="1" wp14:anchorId="2123745C" wp14:editId="7AB1848D">
                <wp:simplePos x="0" y="0"/>
                <wp:positionH relativeFrom="column">
                  <wp:posOffset>-912412</wp:posOffset>
                </wp:positionH>
                <wp:positionV relativeFrom="paragraph">
                  <wp:posOffset>-3999506</wp:posOffset>
                </wp:positionV>
                <wp:extent cx="7315200" cy="1711021"/>
                <wp:effectExtent l="0" t="0" r="19050" b="2286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1711021"/>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5DA4C" id="Rectangle 4" o:spid="_x0000_s1026" style="position:absolute;margin-left:-71.85pt;margin-top:-314.9pt;width:8in;height:13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" filled="f" strokecolor="#bdc3c7">
                <v:path arrowok="t"/>
              </v:rect>
            </w:pict>
          </mc:Fallback>
        </mc:AlternateContent>
      </w:r>
      <w:r w:rsidR="00BD6C0E">
        <w:rPr>
          <w:noProof/>
          <w:lang w:val="es-ES" w:eastAsia="es-ES"/>
        </w:rPr>
        <w:drawing>
          <wp:anchor distT="0" distB="0" distL="114300" distR="114300" simplePos="0" relativeHeight="251657216" behindDoc="1" locked="0" layoutInCell="1" allowOverlap="1" wp14:anchorId="6833B93F" wp14:editId="21E4259F">
            <wp:simplePos x="0" y="0"/>
            <wp:positionH relativeFrom="page">
              <wp:posOffset>228600</wp:posOffset>
            </wp:positionH>
            <wp:positionV relativeFrom="paragraph">
              <wp:posOffset>-3994481</wp:posOffset>
            </wp:positionV>
            <wp:extent cx="7315200" cy="17030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10.20 AM.png"/>
                    <pic:cNvPicPr/>
                  </pic:nvPicPr>
                  <pic:blipFill>
                    <a:blip r:embed="rId9" cstate="print">
                      <a:extLst>
                        <a:ext uri="{28A0092B-C50C-407E-A947-70E740481C1C}">
                          <a14:useLocalDpi xmlns:a14="http://schemas.microsoft.com/office/drawing/2010/main"/>
                        </a:ext>
                      </a:extLst>
                    </a:blip>
                    <a:stretch>
                      <a:fillRect/>
                    </a:stretch>
                  </pic:blipFill>
                  <pic:spPr>
                    <a:xfrm>
                      <a:off x="0" y="0"/>
                      <a:ext cx="7315200" cy="170307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p>
    <w:p w14:paraId="1D98FF39" w14:textId="0CD8D55C" w:rsidR="002A73D1" w:rsidRPr="00AC375D" w:rsidRDefault="002A73D1" w:rsidP="001013C8">
      <w:pPr>
        <w:ind w:left="-540"/>
        <w:jc w:val="center"/>
        <w:rPr>
          <w:rFonts w:ascii="Georgia" w:hAnsi="Georgia"/>
          <w:color w:val="303C53"/>
        </w:rPr>
      </w:pPr>
      <w:r w:rsidRPr="00AC375D">
        <w:rPr>
          <w:rFonts w:ascii="Georgia" w:hAnsi="Georgia"/>
          <w:b/>
          <w:bCs/>
          <w:color w:val="303C53"/>
          <w:sz w:val="64"/>
          <w:szCs w:val="64"/>
        </w:rPr>
        <w:t xml:space="preserve">NSF Project </w:t>
      </w:r>
      <w:r w:rsidR="00C50F99" w:rsidRPr="00AC375D">
        <w:rPr>
          <w:rFonts w:ascii="Georgia" w:hAnsi="Georgia"/>
          <w:b/>
          <w:bCs/>
          <w:color w:val="303C53"/>
          <w:sz w:val="64"/>
          <w:szCs w:val="64"/>
        </w:rPr>
        <w:br/>
      </w:r>
      <w:r w:rsidRPr="00AC375D">
        <w:rPr>
          <w:rFonts w:ascii="Georgia" w:hAnsi="Georgia"/>
          <w:b/>
          <w:bCs/>
          <w:color w:val="303C53"/>
          <w:sz w:val="64"/>
          <w:szCs w:val="64"/>
        </w:rPr>
        <w:t>Report</w:t>
      </w:r>
      <w:r w:rsidR="00E427D3" w:rsidRPr="00AC375D">
        <w:rPr>
          <w:rFonts w:ascii="Georgia" w:hAnsi="Georgia"/>
          <w:b/>
          <w:bCs/>
          <w:color w:val="303C53"/>
          <w:sz w:val="64"/>
          <w:szCs w:val="64"/>
        </w:rPr>
        <w:t>ing</w:t>
      </w:r>
      <w:r w:rsidRPr="00AC375D">
        <w:rPr>
          <w:rFonts w:ascii="Georgia" w:hAnsi="Georgia"/>
          <w:b/>
          <w:bCs/>
          <w:color w:val="303C53"/>
          <w:sz w:val="64"/>
          <w:szCs w:val="64"/>
        </w:rPr>
        <w:t xml:space="preserve"> </w:t>
      </w:r>
      <w:r w:rsidR="00AF78E0" w:rsidRPr="00AC375D">
        <w:rPr>
          <w:rFonts w:ascii="Georgia" w:hAnsi="Georgia"/>
          <w:b/>
          <w:bCs/>
          <w:color w:val="303C53"/>
          <w:sz w:val="64"/>
          <w:szCs w:val="64"/>
        </w:rPr>
        <w:t>Format</w:t>
      </w:r>
    </w:p>
    <w:p w14:paraId="1183F20B" w14:textId="667FA0F0" w:rsidR="002A73D1" w:rsidRPr="009D1EC0" w:rsidRDefault="002A73D1" w:rsidP="0048503C">
      <w:pPr>
        <w:widowControl w:val="0"/>
        <w:autoSpaceDE w:val="0"/>
        <w:autoSpaceDN w:val="0"/>
        <w:adjustRightInd w:val="0"/>
        <w:ind w:left="-540"/>
        <w:rPr>
          <w:rFonts w:ascii="Folio Light" w:hAnsi="Folio Light" w:cs="Folio Light"/>
          <w:color w:val="000000"/>
        </w:rPr>
      </w:pPr>
    </w:p>
    <w:p w14:paraId="0DE95CA7" w14:textId="77777777" w:rsidR="004C6686" w:rsidRDefault="004C6686" w:rsidP="00AF78E0">
      <w:pPr>
        <w:ind w:left="-540"/>
        <w:rPr>
          <w:rFonts w:ascii="Calibri" w:eastAsia="Times New Roman" w:hAnsi="Calibri" w:cs="Times New Roman"/>
          <w:color w:val="000000"/>
          <w:sz w:val="20"/>
          <w:szCs w:val="20"/>
        </w:rPr>
      </w:pPr>
    </w:p>
    <w:p w14:paraId="4C941F2D" w14:textId="77777777" w:rsidR="004C6686" w:rsidRDefault="004C6686" w:rsidP="00AF78E0">
      <w:pPr>
        <w:ind w:left="-540"/>
        <w:rPr>
          <w:rFonts w:ascii="Calibri" w:eastAsia="Times New Roman" w:hAnsi="Calibri" w:cs="Times New Roman"/>
          <w:color w:val="000000"/>
          <w:sz w:val="20"/>
          <w:szCs w:val="20"/>
        </w:rPr>
      </w:pPr>
    </w:p>
    <w:p w14:paraId="697CD723" w14:textId="77777777" w:rsidR="004C6686" w:rsidRDefault="004C6686" w:rsidP="00AF78E0">
      <w:pPr>
        <w:ind w:left="-540"/>
        <w:rPr>
          <w:rFonts w:ascii="Calibri" w:eastAsia="Times New Roman" w:hAnsi="Calibri" w:cs="Times New Roman"/>
          <w:color w:val="000000"/>
          <w:sz w:val="20"/>
          <w:szCs w:val="20"/>
        </w:rPr>
      </w:pPr>
    </w:p>
    <w:p w14:paraId="75565917" w14:textId="77777777" w:rsidR="004C6686" w:rsidRDefault="004C6686" w:rsidP="00AF78E0">
      <w:pPr>
        <w:ind w:left="-540"/>
        <w:rPr>
          <w:rFonts w:ascii="Calibri" w:eastAsia="Times New Roman" w:hAnsi="Calibri" w:cs="Times New Roman"/>
          <w:color w:val="000000"/>
          <w:sz w:val="20"/>
          <w:szCs w:val="20"/>
        </w:rPr>
      </w:pPr>
    </w:p>
    <w:p w14:paraId="0CA4BF78" w14:textId="77777777" w:rsidR="00AF78E0" w:rsidRPr="00D918BB" w:rsidRDefault="002A73D1" w:rsidP="004C6686">
      <w:pPr>
        <w:spacing w:after="120"/>
        <w:ind w:left="-130"/>
        <w:rPr>
          <w:rFonts w:ascii="Georgia" w:eastAsia="Times New Roman" w:hAnsi="Georgia" w:cs="Times New Roman"/>
          <w:b/>
          <w:color w:val="303C53"/>
          <w:sz w:val="28"/>
          <w:szCs w:val="28"/>
        </w:rPr>
      </w:pPr>
      <w:r w:rsidRPr="00D918BB">
        <w:rPr>
          <w:rFonts w:ascii="Georgia" w:eastAsia="Times New Roman" w:hAnsi="Georgia" w:cs="Times New Roman"/>
          <w:b/>
          <w:color w:val="303C53"/>
          <w:sz w:val="28"/>
          <w:szCs w:val="28"/>
        </w:rPr>
        <w:t>Th</w:t>
      </w:r>
      <w:r w:rsidR="00AF78E0" w:rsidRPr="00D918BB">
        <w:rPr>
          <w:rFonts w:ascii="Georgia" w:eastAsia="Times New Roman" w:hAnsi="Georgia" w:cs="Times New Roman"/>
          <w:b/>
          <w:color w:val="303C53"/>
          <w:sz w:val="28"/>
          <w:szCs w:val="28"/>
        </w:rPr>
        <w:t xml:space="preserve">is document has been developed </w:t>
      </w:r>
      <w:r w:rsidRPr="00D918BB">
        <w:rPr>
          <w:rFonts w:ascii="Georgia" w:eastAsia="Times New Roman" w:hAnsi="Georgia" w:cs="Times New Roman"/>
          <w:b/>
          <w:color w:val="303C53"/>
          <w:sz w:val="28"/>
          <w:szCs w:val="28"/>
        </w:rPr>
        <w:t xml:space="preserve">to provide </w:t>
      </w:r>
      <w:r w:rsidR="00AF78E0" w:rsidRPr="00D918BB">
        <w:rPr>
          <w:rFonts w:ascii="Georgia" w:eastAsia="Times New Roman" w:hAnsi="Georgia" w:cs="Times New Roman"/>
          <w:b/>
          <w:color w:val="303C53"/>
          <w:sz w:val="28"/>
          <w:szCs w:val="28"/>
        </w:rPr>
        <w:t xml:space="preserve">Principal Investigators </w:t>
      </w:r>
      <w:r w:rsidR="007A2D24" w:rsidRPr="00D918BB">
        <w:rPr>
          <w:rFonts w:ascii="Georgia" w:eastAsia="Times New Roman" w:hAnsi="Georgia" w:cs="Times New Roman"/>
          <w:b/>
          <w:color w:val="303C53"/>
          <w:sz w:val="28"/>
          <w:szCs w:val="28"/>
        </w:rPr>
        <w:t xml:space="preserve">(PIs), co-PIs, </w:t>
      </w:r>
      <w:r w:rsidR="00AF78E0" w:rsidRPr="00D918BB">
        <w:rPr>
          <w:rFonts w:ascii="Georgia" w:eastAsia="Times New Roman" w:hAnsi="Georgia" w:cs="Times New Roman"/>
          <w:b/>
          <w:color w:val="303C53"/>
          <w:sz w:val="28"/>
          <w:szCs w:val="28"/>
        </w:rPr>
        <w:t xml:space="preserve">and </w:t>
      </w:r>
      <w:r w:rsidRPr="00D918BB">
        <w:rPr>
          <w:rFonts w:ascii="Georgia" w:eastAsia="Times New Roman" w:hAnsi="Georgia" w:cs="Times New Roman"/>
          <w:b/>
          <w:color w:val="303C53"/>
          <w:sz w:val="28"/>
          <w:szCs w:val="28"/>
        </w:rPr>
        <w:t>research organizations</w:t>
      </w:r>
      <w:r w:rsidR="007A2D24" w:rsidRPr="00D918BB">
        <w:rPr>
          <w:rFonts w:ascii="Georgia" w:eastAsia="Times New Roman" w:hAnsi="Georgia" w:cs="Times New Roman"/>
          <w:b/>
          <w:color w:val="303C53"/>
          <w:sz w:val="28"/>
          <w:szCs w:val="28"/>
        </w:rPr>
        <w:t xml:space="preserve"> with</w:t>
      </w:r>
      <w:r w:rsidR="00AF78E0" w:rsidRPr="00D918BB">
        <w:rPr>
          <w:rFonts w:ascii="Georgia" w:eastAsia="Times New Roman" w:hAnsi="Georgia" w:cs="Times New Roman"/>
          <w:b/>
          <w:color w:val="303C53"/>
          <w:sz w:val="28"/>
          <w:szCs w:val="28"/>
        </w:rPr>
        <w:t>:</w:t>
      </w:r>
    </w:p>
    <w:p w14:paraId="275218AA" w14:textId="0432758B"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2A73D1" w:rsidRPr="00D918BB">
        <w:rPr>
          <w:rFonts w:ascii="Arial" w:eastAsia="Times New Roman" w:hAnsi="Arial" w:cs="Arial"/>
          <w:color w:val="000000"/>
          <w:sz w:val="20"/>
          <w:szCs w:val="20"/>
        </w:rPr>
        <w:t xml:space="preserve"> list</w:t>
      </w:r>
      <w:r w:rsidR="00AF78E0" w:rsidRPr="00D918BB">
        <w:rPr>
          <w:rFonts w:ascii="Arial" w:eastAsia="Times New Roman" w:hAnsi="Arial" w:cs="Arial"/>
          <w:color w:val="000000"/>
          <w:sz w:val="20"/>
          <w:szCs w:val="20"/>
        </w:rPr>
        <w:t>ing</w:t>
      </w:r>
      <w:r w:rsidR="002A73D1" w:rsidRPr="00D918BB">
        <w:rPr>
          <w:rFonts w:ascii="Arial" w:eastAsia="Times New Roman" w:hAnsi="Arial" w:cs="Arial"/>
          <w:color w:val="000000"/>
          <w:sz w:val="20"/>
          <w:szCs w:val="20"/>
        </w:rPr>
        <w:t xml:space="preserve"> of </w:t>
      </w:r>
      <w:r w:rsidR="00AF78E0" w:rsidRPr="00D918BB">
        <w:rPr>
          <w:rFonts w:ascii="Arial" w:eastAsia="Times New Roman" w:hAnsi="Arial" w:cs="Arial"/>
          <w:color w:val="000000"/>
          <w:sz w:val="20"/>
          <w:szCs w:val="20"/>
        </w:rPr>
        <w:t xml:space="preserve">the </w:t>
      </w:r>
      <w:r w:rsidR="002A73D1" w:rsidRPr="00D918BB">
        <w:rPr>
          <w:rFonts w:ascii="Arial" w:eastAsia="Times New Roman" w:hAnsi="Arial" w:cs="Arial"/>
          <w:color w:val="000000"/>
          <w:sz w:val="20"/>
          <w:szCs w:val="20"/>
        </w:rPr>
        <w:t xml:space="preserve">questions that will be asked in </w:t>
      </w:r>
      <w:r w:rsidR="00A07E96" w:rsidRPr="00D918BB">
        <w:rPr>
          <w:rFonts w:ascii="Arial" w:eastAsia="Times New Roman" w:hAnsi="Arial" w:cs="Arial"/>
          <w:color w:val="000000"/>
          <w:sz w:val="20"/>
          <w:szCs w:val="20"/>
        </w:rPr>
        <w:t>the new NSF project reporting format</w:t>
      </w:r>
      <w:r w:rsidR="00AF78E0" w:rsidRPr="00D918BB">
        <w:rPr>
          <w:rFonts w:ascii="Arial" w:eastAsia="Times New Roman" w:hAnsi="Arial" w:cs="Arial"/>
          <w:color w:val="000000"/>
          <w:sz w:val="20"/>
          <w:szCs w:val="20"/>
        </w:rPr>
        <w:t>;</w:t>
      </w:r>
      <w:r w:rsidR="002A73D1" w:rsidRPr="00D918BB">
        <w:rPr>
          <w:rFonts w:ascii="Arial" w:eastAsia="Times New Roman" w:hAnsi="Arial" w:cs="Arial"/>
          <w:color w:val="000000"/>
          <w:sz w:val="20"/>
          <w:szCs w:val="20"/>
        </w:rPr>
        <w:t xml:space="preserve"> </w:t>
      </w:r>
    </w:p>
    <w:p w14:paraId="138902D5" w14:textId="4851DFA7"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7A2D24" w:rsidRPr="00D918BB">
        <w:rPr>
          <w:rFonts w:ascii="Arial" w:eastAsia="Times New Roman" w:hAnsi="Arial" w:cs="Arial"/>
          <w:color w:val="000000"/>
          <w:sz w:val="20"/>
          <w:szCs w:val="20"/>
        </w:rPr>
        <w:t xml:space="preserve">ssistance in </w:t>
      </w:r>
      <w:r w:rsidR="00E427D3" w:rsidRPr="00D918BB">
        <w:rPr>
          <w:rFonts w:ascii="Arial" w:eastAsia="Times New Roman" w:hAnsi="Arial" w:cs="Arial"/>
          <w:color w:val="000000"/>
          <w:sz w:val="20"/>
          <w:szCs w:val="20"/>
        </w:rPr>
        <w:t xml:space="preserve">planning for the submission of the </w:t>
      </w:r>
      <w:r w:rsidR="002A73D1" w:rsidRPr="00D918BB">
        <w:rPr>
          <w:rFonts w:ascii="Arial" w:eastAsia="Times New Roman" w:hAnsi="Arial" w:cs="Arial"/>
          <w:color w:val="000000"/>
          <w:sz w:val="20"/>
          <w:szCs w:val="20"/>
        </w:rPr>
        <w:t>report</w:t>
      </w:r>
      <w:r w:rsidR="00AF78E0" w:rsidRPr="00D918BB">
        <w:rPr>
          <w:rFonts w:ascii="Arial" w:eastAsia="Times New Roman" w:hAnsi="Arial" w:cs="Arial"/>
          <w:color w:val="000000"/>
          <w:sz w:val="20"/>
          <w:szCs w:val="20"/>
        </w:rPr>
        <w:t>;</w:t>
      </w:r>
      <w:r w:rsidR="002A73D1" w:rsidRPr="00D918BB">
        <w:rPr>
          <w:rFonts w:ascii="Arial" w:eastAsia="Times New Roman" w:hAnsi="Arial" w:cs="Arial"/>
          <w:color w:val="000000"/>
          <w:sz w:val="20"/>
          <w:szCs w:val="20"/>
        </w:rPr>
        <w:t xml:space="preserve"> and </w:t>
      </w:r>
    </w:p>
    <w:p w14:paraId="0A3E6D63" w14:textId="33B450E3"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7A2D24" w:rsidRPr="00D918BB">
        <w:rPr>
          <w:rFonts w:ascii="Arial" w:eastAsia="Times New Roman" w:hAnsi="Arial" w:cs="Arial"/>
          <w:color w:val="000000"/>
          <w:sz w:val="20"/>
          <w:szCs w:val="20"/>
        </w:rPr>
        <w:t xml:space="preserve"> tool to help PIs </w:t>
      </w:r>
      <w:r w:rsidR="002A73D1" w:rsidRPr="00D918BB">
        <w:rPr>
          <w:rFonts w:ascii="Arial" w:eastAsia="Times New Roman" w:hAnsi="Arial" w:cs="Arial"/>
          <w:color w:val="000000"/>
          <w:sz w:val="20"/>
          <w:szCs w:val="20"/>
        </w:rPr>
        <w:t>collaborate with other contributors in answeri</w:t>
      </w:r>
      <w:r w:rsidR="00AF78E0" w:rsidRPr="00D918BB">
        <w:rPr>
          <w:rFonts w:ascii="Arial" w:eastAsia="Times New Roman" w:hAnsi="Arial" w:cs="Arial"/>
          <w:color w:val="000000"/>
          <w:sz w:val="20"/>
          <w:szCs w:val="20"/>
        </w:rPr>
        <w:t xml:space="preserve">ng these questions, if needed.  </w:t>
      </w:r>
    </w:p>
    <w:p w14:paraId="17F737CC" w14:textId="77777777" w:rsidR="00AF78E0" w:rsidRPr="00D918BB" w:rsidRDefault="00AF78E0" w:rsidP="004C6686">
      <w:pPr>
        <w:pStyle w:val="ListParagraph"/>
        <w:ind w:left="229"/>
        <w:rPr>
          <w:rFonts w:ascii="Arial" w:eastAsia="Times New Roman" w:hAnsi="Arial" w:cs="Arial"/>
          <w:sz w:val="20"/>
          <w:szCs w:val="20"/>
        </w:rPr>
      </w:pPr>
    </w:p>
    <w:p w14:paraId="022455DE" w14:textId="77777777" w:rsidR="002A73D1" w:rsidRPr="00D918BB" w:rsidRDefault="00AF78E0" w:rsidP="004C6686">
      <w:pPr>
        <w:ind w:left="-131"/>
        <w:rPr>
          <w:rFonts w:ascii="Arial" w:eastAsia="Times New Roman" w:hAnsi="Arial" w:cs="Arial"/>
          <w:color w:val="303C53"/>
          <w:sz w:val="20"/>
          <w:szCs w:val="20"/>
        </w:rPr>
      </w:pPr>
      <w:r w:rsidRPr="00D918BB">
        <w:rPr>
          <w:rFonts w:ascii="Arial" w:eastAsia="Times New Roman" w:hAnsi="Arial" w:cs="Arial"/>
          <w:color w:val="303C53"/>
          <w:sz w:val="20"/>
          <w:szCs w:val="20"/>
        </w:rPr>
        <w:t xml:space="preserve">The project reporting </w:t>
      </w:r>
      <w:r w:rsidR="002A73D1" w:rsidRPr="00D918BB">
        <w:rPr>
          <w:rFonts w:ascii="Arial" w:eastAsia="Times New Roman" w:hAnsi="Arial" w:cs="Arial"/>
          <w:color w:val="303C53"/>
          <w:sz w:val="20"/>
          <w:szCs w:val="20"/>
        </w:rPr>
        <w:t>service on Res</w:t>
      </w:r>
      <w:r w:rsidR="005133D6" w:rsidRPr="00D918BB">
        <w:rPr>
          <w:rFonts w:ascii="Arial" w:eastAsia="Times New Roman" w:hAnsi="Arial" w:cs="Arial"/>
          <w:color w:val="303C53"/>
          <w:sz w:val="20"/>
          <w:szCs w:val="20"/>
        </w:rPr>
        <w:t>e</w:t>
      </w:r>
      <w:r w:rsidR="002A73D1" w:rsidRPr="00D918BB">
        <w:rPr>
          <w:rFonts w:ascii="Arial" w:eastAsia="Times New Roman" w:hAnsi="Arial" w:cs="Arial"/>
          <w:color w:val="303C53"/>
          <w:sz w:val="20"/>
          <w:szCs w:val="20"/>
        </w:rPr>
        <w:t>arch.gov and the associated</w:t>
      </w:r>
      <w:r w:rsidRPr="00D918BB">
        <w:rPr>
          <w:rFonts w:ascii="Arial" w:eastAsia="Times New Roman" w:hAnsi="Arial" w:cs="Arial"/>
          <w:color w:val="303C53"/>
          <w:sz w:val="20"/>
          <w:szCs w:val="20"/>
        </w:rPr>
        <w:t xml:space="preserve"> </w:t>
      </w:r>
      <w:hyperlink r:id="rId10" w:anchor="Welcome_to_the_Research_gov_Help_System.htm" w:history="1">
        <w:r w:rsidR="002A73D1" w:rsidRPr="00D918BB">
          <w:rPr>
            <w:rFonts w:ascii="Arial" w:eastAsia="Times New Roman" w:hAnsi="Arial" w:cs="Arial"/>
            <w:color w:val="007D96"/>
            <w:sz w:val="20"/>
            <w:szCs w:val="20"/>
            <w:u w:val="single"/>
          </w:rPr>
          <w:t>help documentation</w:t>
        </w:r>
      </w:hyperlink>
      <w:r w:rsidR="002A73D1" w:rsidRPr="00D918BB">
        <w:rPr>
          <w:rFonts w:ascii="Arial" w:eastAsia="Times New Roman" w:hAnsi="Arial" w:cs="Arial"/>
          <w:color w:val="303C53"/>
          <w:sz w:val="20"/>
          <w:szCs w:val="20"/>
        </w:rPr>
        <w:t> provides more detailed instructions and contextual assistance.</w:t>
      </w:r>
    </w:p>
    <w:p w14:paraId="46FEE76F" w14:textId="77777777" w:rsidR="002A73D1" w:rsidRDefault="002A73D1" w:rsidP="0048503C"/>
    <w:p w14:paraId="3C017999" w14:textId="77777777" w:rsidR="00AF78E0" w:rsidRDefault="00AF78E0" w:rsidP="00DA20FB">
      <w:pPr>
        <w:ind w:left="-540"/>
        <w:jc w:val="center"/>
        <w:rPr>
          <w:rFonts w:ascii="Calibri" w:eastAsia="Times New Roman" w:hAnsi="Calibri" w:cs="Times New Roman"/>
          <w:b/>
          <w:i/>
          <w:color w:val="FF0000"/>
          <w:sz w:val="20"/>
          <w:szCs w:val="20"/>
        </w:rPr>
      </w:pPr>
    </w:p>
    <w:p w14:paraId="1FA2BF1F" w14:textId="77777777" w:rsidR="00AF78E0" w:rsidRPr="00AF78E0" w:rsidRDefault="00AF78E0" w:rsidP="00DA20FB">
      <w:pPr>
        <w:ind w:left="-540"/>
        <w:jc w:val="center"/>
        <w:rPr>
          <w:rFonts w:ascii="Calibri" w:eastAsia="Times New Roman" w:hAnsi="Calibri" w:cs="Times New Roman"/>
          <w:b/>
          <w:i/>
          <w:color w:val="FF0000"/>
        </w:rPr>
      </w:pPr>
    </w:p>
    <w:p w14:paraId="418AC840" w14:textId="77777777" w:rsidR="00DA20FB" w:rsidRPr="00905D14" w:rsidRDefault="00AF78E0" w:rsidP="00DA20FB">
      <w:pPr>
        <w:ind w:left="-540"/>
        <w:jc w:val="center"/>
        <w:rPr>
          <w:rFonts w:ascii="Georgia" w:eastAsia="Times New Roman" w:hAnsi="Georgia" w:cs="Times New Roman"/>
          <w:i/>
          <w:color w:val="F89728"/>
          <w:sz w:val="20"/>
          <w:szCs w:val="20"/>
        </w:rPr>
        <w:sectPr w:rsidR="00DA20FB" w:rsidRPr="00905D14" w:rsidSect="008A42CC">
          <w:headerReference w:type="default" r:id="rId11"/>
          <w:footerReference w:type="default" r:id="rId12"/>
          <w:headerReference w:type="first" r:id="rId13"/>
          <w:footerReference w:type="first" r:id="rId14"/>
          <w:pgSz w:w="12240" w:h="15840"/>
          <w:pgMar w:top="6624" w:right="1080" w:bottom="1440" w:left="1800" w:header="720" w:footer="720" w:gutter="0"/>
          <w:cols w:space="720"/>
          <w:titlePg/>
          <w:docGrid w:linePitch="360"/>
        </w:sectPr>
      </w:pPr>
      <w:r w:rsidRPr="00905D14">
        <w:rPr>
          <w:rFonts w:ascii="Georgia" w:eastAsia="Times New Roman" w:hAnsi="Georgia" w:cs="Times New Roman"/>
          <w:b/>
          <w:i/>
          <w:color w:val="F89728"/>
          <w:sz w:val="20"/>
          <w:szCs w:val="20"/>
        </w:rPr>
        <w:t>Note</w:t>
      </w:r>
      <w:r w:rsidRPr="00905D14">
        <w:rPr>
          <w:rFonts w:ascii="Georgia" w:eastAsia="Times New Roman" w:hAnsi="Georgia" w:cs="Times New Roman"/>
          <w:i/>
          <w:color w:val="F89728"/>
          <w:sz w:val="20"/>
          <w:szCs w:val="20"/>
        </w:rPr>
        <w:t>: NSF p</w:t>
      </w:r>
      <w:r w:rsidR="00DA20FB" w:rsidRPr="00905D14">
        <w:rPr>
          <w:rFonts w:ascii="Georgia" w:eastAsia="Times New Roman" w:hAnsi="Georgia" w:cs="Times New Roman"/>
          <w:i/>
          <w:color w:val="F89728"/>
          <w:sz w:val="20"/>
          <w:szCs w:val="20"/>
        </w:rPr>
        <w:t>roject reports are</w:t>
      </w:r>
      <w:r w:rsidRPr="00905D14">
        <w:rPr>
          <w:rFonts w:ascii="Georgia" w:eastAsia="Times New Roman" w:hAnsi="Georgia" w:cs="Times New Roman"/>
          <w:i/>
          <w:color w:val="F89728"/>
          <w:sz w:val="20"/>
          <w:szCs w:val="20"/>
        </w:rPr>
        <w:t xml:space="preserve"> not </w:t>
      </w:r>
      <w:r w:rsidR="007A2D24" w:rsidRPr="00905D14">
        <w:rPr>
          <w:rFonts w:ascii="Georgia" w:eastAsia="Times New Roman" w:hAnsi="Georgia" w:cs="Times New Roman"/>
          <w:i/>
          <w:color w:val="F89728"/>
          <w:sz w:val="20"/>
          <w:szCs w:val="20"/>
        </w:rPr>
        <w:t>cumulative and should always be</w:t>
      </w:r>
      <w:r w:rsidRPr="00905D14">
        <w:rPr>
          <w:rFonts w:ascii="Georgia" w:eastAsia="Times New Roman" w:hAnsi="Georgia" w:cs="Times New Roman"/>
          <w:i/>
          <w:color w:val="F89728"/>
          <w:sz w:val="20"/>
          <w:szCs w:val="20"/>
        </w:rPr>
        <w:t xml:space="preserve"> prepared</w:t>
      </w:r>
      <w:r w:rsidR="00DA20FB" w:rsidRPr="00905D14">
        <w:rPr>
          <w:rFonts w:ascii="Georgia" w:eastAsia="Times New Roman" w:hAnsi="Georgia" w:cs="Times New Roman"/>
          <w:i/>
          <w:color w:val="F89728"/>
          <w:sz w:val="20"/>
          <w:szCs w:val="20"/>
        </w:rPr>
        <w:t xml:space="preserve"> for the </w:t>
      </w:r>
      <w:r w:rsidR="007A2D24" w:rsidRPr="00905D14">
        <w:rPr>
          <w:rFonts w:ascii="Georgia" w:eastAsia="Times New Roman" w:hAnsi="Georgia" w:cs="Times New Roman"/>
          <w:i/>
          <w:color w:val="F89728"/>
          <w:sz w:val="20"/>
          <w:szCs w:val="20"/>
        </w:rPr>
        <w:t xml:space="preserve">specific </w:t>
      </w:r>
      <w:r w:rsidR="00DA20FB" w:rsidRPr="00905D14">
        <w:rPr>
          <w:rFonts w:ascii="Georgia" w:eastAsia="Times New Roman" w:hAnsi="Georgia" w:cs="Times New Roman"/>
          <w:i/>
          <w:color w:val="F89728"/>
          <w:sz w:val="20"/>
          <w:szCs w:val="20"/>
        </w:rPr>
        <w:t xml:space="preserve">project reporting period only. </w:t>
      </w:r>
    </w:p>
    <w:p w14:paraId="04311DBD" w14:textId="113841F8" w:rsidR="0048503C" w:rsidRPr="00D25A48" w:rsidRDefault="002B27E2" w:rsidP="004A3034">
      <w:pPr>
        <w:pStyle w:val="Pa3"/>
        <w:spacing w:after="60"/>
        <w:ind w:left="-547"/>
        <w:rPr>
          <w:rStyle w:val="A3"/>
          <w:rFonts w:ascii="Georgia" w:hAnsi="Georgia" w:cs="Arial"/>
          <w:color w:val="000000" w:themeColor="text1"/>
        </w:rPr>
      </w:pPr>
      <w:r w:rsidRPr="00D25A48">
        <w:rPr>
          <w:rStyle w:val="A4"/>
          <w:rFonts w:ascii="Georgia" w:hAnsi="Georgia" w:cs="Arial"/>
          <w:b w:val="0"/>
          <w:noProof/>
          <w:color w:val="303C53"/>
          <w:sz w:val="20"/>
          <w:szCs w:val="20"/>
          <w:lang w:val="es-ES" w:eastAsia="es-ES"/>
        </w:rPr>
        <w:lastRenderedPageBreak/>
        <w:drawing>
          <wp:anchor distT="0" distB="0" distL="114300" distR="114300" simplePos="0" relativeHeight="251659264" behindDoc="0" locked="0" layoutInCell="1" allowOverlap="1" wp14:anchorId="06DA656D" wp14:editId="0A152AEC">
            <wp:simplePos x="0" y="0"/>
            <wp:positionH relativeFrom="column">
              <wp:posOffset>-895985</wp:posOffset>
            </wp:positionH>
            <wp:positionV relativeFrom="paragraph">
              <wp:posOffset>-1239189</wp:posOffset>
            </wp:positionV>
            <wp:extent cx="7294768" cy="771277"/>
            <wp:effectExtent l="0" t="0" r="1905" b="0"/>
            <wp:wrapNone/>
            <wp:docPr id="12" name="Picture 12" descr="Z:\Projects\14-019 NSF\NSF\Research.gov\GUIDES NEW\Header_Pag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Projects\14-019 NSF\NSF\Research.gov\GUIDES NEW\Header_Page_2.jp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7294768" cy="771277"/>
                    </a:xfrm>
                    <a:prstGeom prst="rect">
                      <a:avLst/>
                    </a:prstGeom>
                    <a:noFill/>
                    <a:ln>
                      <a:noFill/>
                    </a:ln>
                  </pic:spPr>
                </pic:pic>
              </a:graphicData>
            </a:graphic>
            <wp14:sizeRelH relativeFrom="page">
              <wp14:pctWidth>0</wp14:pctWidth>
            </wp14:sizeRelH>
            <wp14:sizeRelV relativeFrom="page">
              <wp14:pctHeight>0</wp14:pctHeight>
            </wp14:sizeRelV>
          </wp:anchor>
        </w:drawing>
      </w:r>
      <w:r w:rsidR="002A73D1" w:rsidRPr="00D25A48">
        <w:rPr>
          <w:rStyle w:val="A3"/>
          <w:rFonts w:ascii="Georgia" w:hAnsi="Georgia" w:cs="Arial"/>
          <w:color w:val="303C53"/>
        </w:rPr>
        <w:t>Accomplishments</w:t>
      </w:r>
      <w:r w:rsidR="002A73D1" w:rsidRPr="00D25A48">
        <w:rPr>
          <w:rStyle w:val="A3"/>
          <w:rFonts w:ascii="Georgia" w:hAnsi="Georgia" w:cs="Arial"/>
          <w:color w:val="000000" w:themeColor="text1"/>
        </w:rPr>
        <w:t xml:space="preserve"> </w:t>
      </w:r>
    </w:p>
    <w:p w14:paraId="6B4E9102" w14:textId="731BEBF6" w:rsidR="003F4765" w:rsidRPr="00D25A48" w:rsidRDefault="003F4765" w:rsidP="00CE2161">
      <w:pPr>
        <w:pStyle w:val="Default"/>
        <w:rPr>
          <w:rFonts w:ascii="Arial" w:hAnsi="Arial" w:cs="Arial"/>
          <w:color w:val="000000" w:themeColor="text1"/>
        </w:rPr>
      </w:pPr>
    </w:p>
    <w:p w14:paraId="401DE027" w14:textId="1E20ECBD" w:rsidR="004C6686" w:rsidRPr="00D25A48" w:rsidRDefault="00E15D59" w:rsidP="004C6686">
      <w:pPr>
        <w:pStyle w:val="Default"/>
        <w:ind w:left="-540"/>
        <w:rPr>
          <w:rStyle w:val="A4"/>
          <w:rFonts w:ascii="Arial" w:hAnsi="Arial" w:cs="Arial"/>
          <w:b w:val="0"/>
          <w:color w:val="000000" w:themeColor="text1"/>
          <w:sz w:val="20"/>
          <w:szCs w:val="20"/>
        </w:rPr>
      </w:pPr>
      <w:r w:rsidRPr="00D25A48">
        <w:rPr>
          <w:rStyle w:val="A4"/>
          <w:rFonts w:ascii="Arial" w:hAnsi="Arial" w:cs="Arial"/>
          <w:b w:val="0"/>
          <w:color w:val="000000" w:themeColor="text1"/>
          <w:sz w:val="20"/>
          <w:szCs w:val="20"/>
        </w:rPr>
        <w:t xml:space="preserve">You have the option of selecting “nothing to report” in this section.  </w:t>
      </w:r>
    </w:p>
    <w:p w14:paraId="552D1DB2" w14:textId="77777777" w:rsidR="004C6686" w:rsidRPr="00D25A48" w:rsidRDefault="004C6686" w:rsidP="004C6686">
      <w:pPr>
        <w:pStyle w:val="Default"/>
        <w:ind w:left="-540"/>
        <w:rPr>
          <w:rStyle w:val="A4"/>
          <w:rFonts w:ascii="Arial" w:hAnsi="Arial" w:cs="Arial"/>
          <w:b w:val="0"/>
          <w:color w:val="000000" w:themeColor="text1"/>
          <w:sz w:val="20"/>
          <w:szCs w:val="20"/>
        </w:rPr>
      </w:pPr>
    </w:p>
    <w:p w14:paraId="3ED91439" w14:textId="77777777" w:rsidR="002A73D1" w:rsidRPr="00D25A48" w:rsidRDefault="002A73D1" w:rsidP="004C6686">
      <w:pPr>
        <w:pStyle w:val="Default"/>
        <w:ind w:left="-540"/>
        <w:rPr>
          <w:rStyle w:val="A4"/>
          <w:rFonts w:ascii="Georgia" w:hAnsi="Georgia" w:cs="Arial"/>
          <w:b w:val="0"/>
          <w:color w:val="303C53"/>
          <w:sz w:val="20"/>
          <w:szCs w:val="20"/>
        </w:rPr>
      </w:pPr>
      <w:r w:rsidRPr="00D25A48">
        <w:rPr>
          <w:rStyle w:val="A4"/>
          <w:rFonts w:ascii="Georgia" w:hAnsi="Georgia" w:cs="Arial"/>
          <w:color w:val="303C53"/>
        </w:rPr>
        <w:t xml:space="preserve">What are the major goals of the project? </w:t>
      </w:r>
    </w:p>
    <w:p w14:paraId="2FE70037" w14:textId="5A351649" w:rsidR="00C22A0C" w:rsidRPr="00A76140" w:rsidRDefault="00C22A0C" w:rsidP="00C22A0C">
      <w:pPr>
        <w:autoSpaceDE w:val="0"/>
        <w:autoSpaceDN w:val="0"/>
        <w:adjustRightInd w:val="0"/>
        <w:ind w:left="-720"/>
        <w:rPr>
          <w:rFonts w:ascii="Arial" w:hAnsi="Arial" w:cs="Arial"/>
          <w:color w:val="000000"/>
        </w:rPr>
      </w:pPr>
      <w:r w:rsidRPr="00A76140">
        <w:rPr>
          <w:rFonts w:ascii="Arial" w:hAnsi="Arial" w:cs="Arial"/>
          <w:color w:val="000000"/>
        </w:rPr>
        <w:t>The overarching goal of the project is to test the following hypotheses:</w:t>
      </w:r>
    </w:p>
    <w:p w14:paraId="4BFFFEF2" w14:textId="77777777" w:rsidR="00C22A0C" w:rsidRPr="00C22A0C" w:rsidRDefault="00C22A0C" w:rsidP="00C22A0C">
      <w:pPr>
        <w:autoSpaceDE w:val="0"/>
        <w:autoSpaceDN w:val="0"/>
        <w:adjustRightInd w:val="0"/>
        <w:rPr>
          <w:rFonts w:ascii="Arial" w:hAnsi="Arial" w:cs="Arial"/>
          <w:color w:val="0E101A"/>
        </w:rPr>
      </w:pPr>
      <w:r w:rsidRPr="00C22A0C">
        <w:rPr>
          <w:rFonts w:ascii="Arial" w:hAnsi="Arial" w:cs="Arial"/>
          <w:color w:val="000000"/>
        </w:rPr>
        <w:t xml:space="preserve"> </w:t>
      </w:r>
      <w:r w:rsidRPr="00C22A0C">
        <w:rPr>
          <w:rFonts w:ascii="Arial" w:hAnsi="Arial" w:cs="Arial"/>
          <w:b/>
          <w:i/>
          <w:iCs/>
          <w:color w:val="0E101A"/>
        </w:rPr>
        <w:t>H1.</w:t>
      </w:r>
      <w:r w:rsidRPr="00C22A0C">
        <w:rPr>
          <w:rFonts w:ascii="Arial" w:hAnsi="Arial" w:cs="Arial"/>
          <w:i/>
          <w:iCs/>
          <w:color w:val="0E101A"/>
        </w:rPr>
        <w:t xml:space="preserve"> Virovory is a natural sink of marine viruses that rivals all other viral losses combined. </w:t>
      </w:r>
    </w:p>
    <w:p w14:paraId="36E45B66" w14:textId="77777777" w:rsidR="00C22A0C" w:rsidRPr="00C22A0C" w:rsidRDefault="00C22A0C" w:rsidP="00C22A0C">
      <w:pPr>
        <w:autoSpaceDE w:val="0"/>
        <w:autoSpaceDN w:val="0"/>
        <w:adjustRightInd w:val="0"/>
        <w:rPr>
          <w:rFonts w:ascii="Arial" w:hAnsi="Arial" w:cs="Arial"/>
          <w:color w:val="0E101A"/>
        </w:rPr>
      </w:pPr>
      <w:r w:rsidRPr="00C22A0C">
        <w:rPr>
          <w:rFonts w:ascii="Arial" w:hAnsi="Arial" w:cs="Arial"/>
          <w:b/>
          <w:i/>
          <w:iCs/>
          <w:color w:val="0E101A"/>
        </w:rPr>
        <w:t>H2.</w:t>
      </w:r>
      <w:r w:rsidRPr="00C22A0C">
        <w:rPr>
          <w:rFonts w:ascii="Arial" w:hAnsi="Arial" w:cs="Arial"/>
          <w:i/>
          <w:iCs/>
          <w:color w:val="0E101A"/>
        </w:rPr>
        <w:t xml:space="preserve"> Nutrient transfer from large enveloped dsDNA eukaryotic viruses is higher than from smaller virus particles. </w:t>
      </w:r>
    </w:p>
    <w:p w14:paraId="47A20DE5" w14:textId="0408E1E4" w:rsidR="0048503C" w:rsidRPr="00A76140" w:rsidRDefault="00C22A0C" w:rsidP="0048503C">
      <w:pPr>
        <w:pStyle w:val="Default"/>
        <w:rPr>
          <w:rFonts w:ascii="Arial" w:hAnsi="Arial" w:cs="Arial"/>
          <w:i/>
          <w:iCs/>
          <w:color w:val="0E101A"/>
        </w:rPr>
      </w:pPr>
      <w:r w:rsidRPr="00A76140">
        <w:rPr>
          <w:rFonts w:ascii="Arial" w:hAnsi="Arial" w:cs="Arial"/>
          <w:b/>
          <w:i/>
          <w:iCs/>
          <w:color w:val="0E101A"/>
        </w:rPr>
        <w:t>H3.</w:t>
      </w:r>
      <w:r w:rsidRPr="00A76140">
        <w:rPr>
          <w:rFonts w:ascii="Arial" w:hAnsi="Arial" w:cs="Arial"/>
          <w:i/>
          <w:iCs/>
          <w:color w:val="0E101A"/>
        </w:rPr>
        <w:t xml:space="preserve"> Virovory contributes more nutrition for heterotrophic protists in permanently or seasonally oligotrophic waters that in eutrophic marine ecosystems.</w:t>
      </w:r>
    </w:p>
    <w:p w14:paraId="63CEA75E" w14:textId="77777777" w:rsidR="00FD0E0B" w:rsidRPr="00A76140" w:rsidRDefault="00FD0E0B" w:rsidP="0048503C">
      <w:pPr>
        <w:pStyle w:val="Default"/>
        <w:rPr>
          <w:rFonts w:ascii="Arial" w:hAnsi="Arial" w:cs="Arial"/>
          <w:i/>
          <w:iCs/>
          <w:color w:val="0E101A"/>
        </w:rPr>
      </w:pPr>
    </w:p>
    <w:p w14:paraId="2EFBDE43" w14:textId="77777777" w:rsidR="002A73D1" w:rsidRPr="00D25A48" w:rsidRDefault="002A73D1" w:rsidP="0048503C">
      <w:pPr>
        <w:pStyle w:val="Pa3"/>
        <w:spacing w:before="540" w:after="60"/>
        <w:ind w:left="-540"/>
        <w:rPr>
          <w:rFonts w:ascii="Arial" w:hAnsi="Arial" w:cs="Arial"/>
          <w:color w:val="000000" w:themeColor="text1"/>
          <w:sz w:val="22"/>
          <w:szCs w:val="22"/>
        </w:rPr>
      </w:pPr>
      <w:r w:rsidRPr="00D25A48">
        <w:rPr>
          <w:rStyle w:val="A4"/>
          <w:rFonts w:ascii="Georgia" w:hAnsi="Georgia" w:cs="Arial"/>
          <w:color w:val="303C53"/>
        </w:rPr>
        <w:t>What was accomplished under these goals (you must provide information for at least one of the 4 categories below)?</w:t>
      </w:r>
      <w:r w:rsidRPr="00D25A48">
        <w:rPr>
          <w:rStyle w:val="A4"/>
          <w:rFonts w:ascii="Arial" w:hAnsi="Arial" w:cs="Arial"/>
          <w:color w:val="000000" w:themeColor="text1"/>
        </w:rPr>
        <w:t xml:space="preserve"> </w:t>
      </w:r>
    </w:p>
    <w:p w14:paraId="0F8A828A" w14:textId="2662FB13" w:rsidR="0048503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Major Activities:</w:t>
      </w:r>
      <w:r w:rsidR="0048503C" w:rsidRPr="00C8177C">
        <w:rPr>
          <w:rStyle w:val="A5"/>
          <w:rFonts w:ascii="Arial" w:hAnsi="Arial" w:cs="Arial"/>
          <w:color w:val="007D96"/>
        </w:rPr>
        <w:t xml:space="preserve"> </w:t>
      </w:r>
    </w:p>
    <w:p w14:paraId="09A09CB3" w14:textId="3C5C145E" w:rsidR="00865F5A" w:rsidRDefault="00865F5A" w:rsidP="00B336B6">
      <w:pPr>
        <w:pStyle w:val="Default"/>
        <w:rPr>
          <w:rFonts w:ascii="Arial" w:hAnsi="Arial" w:cs="Arial"/>
        </w:rPr>
      </w:pPr>
      <w:r>
        <w:rPr>
          <w:rFonts w:ascii="Arial" w:hAnsi="Arial" w:cs="Arial"/>
        </w:rPr>
        <w:t>Martínez Group:</w:t>
      </w:r>
    </w:p>
    <w:p w14:paraId="1ED5D210" w14:textId="77777777" w:rsidR="009A2EDF" w:rsidRDefault="009A2EDF" w:rsidP="00B336B6">
      <w:pPr>
        <w:pStyle w:val="Default"/>
        <w:rPr>
          <w:rFonts w:ascii="Arial" w:hAnsi="Arial" w:cs="Arial"/>
        </w:rPr>
      </w:pPr>
    </w:p>
    <w:p w14:paraId="3E46C738" w14:textId="7AC21EE5" w:rsidR="00B336B6" w:rsidRDefault="00B336B6" w:rsidP="00B336B6">
      <w:pPr>
        <w:pStyle w:val="Default"/>
        <w:rPr>
          <w:rFonts w:ascii="Arial" w:hAnsi="Arial" w:cs="Arial"/>
        </w:rPr>
      </w:pPr>
      <w:r w:rsidRPr="00B336B6">
        <w:rPr>
          <w:rFonts w:ascii="Arial" w:hAnsi="Arial" w:cs="Arial"/>
        </w:rPr>
        <w:t xml:space="preserve">1- </w:t>
      </w:r>
      <w:r w:rsidR="00C54B78">
        <w:rPr>
          <w:rFonts w:ascii="Arial" w:hAnsi="Arial" w:cs="Arial"/>
        </w:rPr>
        <w:t xml:space="preserve">Produce </w:t>
      </w:r>
      <w:r w:rsidRPr="00B336B6">
        <w:rPr>
          <w:rFonts w:ascii="Arial" w:hAnsi="Arial" w:cs="Arial"/>
        </w:rPr>
        <w:t xml:space="preserve">axenic </w:t>
      </w:r>
      <w:proofErr w:type="spellStart"/>
      <w:r w:rsidRPr="00B336B6">
        <w:rPr>
          <w:rFonts w:ascii="Arial" w:hAnsi="Arial" w:cs="Arial"/>
        </w:rPr>
        <w:t>Emiliania</w:t>
      </w:r>
      <w:proofErr w:type="spellEnd"/>
      <w:r w:rsidRPr="00B336B6">
        <w:rPr>
          <w:rFonts w:ascii="Arial" w:hAnsi="Arial" w:cs="Arial"/>
        </w:rPr>
        <w:t xml:space="preserve"> </w:t>
      </w:r>
      <w:proofErr w:type="spellStart"/>
      <w:r w:rsidRPr="00B336B6">
        <w:rPr>
          <w:rFonts w:ascii="Arial" w:hAnsi="Arial" w:cs="Arial"/>
        </w:rPr>
        <w:t>huxleyi</w:t>
      </w:r>
      <w:proofErr w:type="spellEnd"/>
      <w:r w:rsidRPr="00B336B6">
        <w:rPr>
          <w:rFonts w:ascii="Arial" w:hAnsi="Arial" w:cs="Arial"/>
        </w:rPr>
        <w:t xml:space="preserve"> viruses (</w:t>
      </w:r>
      <w:proofErr w:type="spellStart"/>
      <w:r w:rsidRPr="00B336B6">
        <w:rPr>
          <w:rFonts w:ascii="Arial" w:hAnsi="Arial" w:cs="Arial"/>
        </w:rPr>
        <w:t>EhV</w:t>
      </w:r>
      <w:proofErr w:type="spellEnd"/>
      <w:r w:rsidRPr="00B336B6">
        <w:rPr>
          <w:rFonts w:ascii="Arial" w:hAnsi="Arial" w:cs="Arial"/>
        </w:rPr>
        <w:t xml:space="preserve">, </w:t>
      </w:r>
      <w:proofErr w:type="spellStart"/>
      <w:r w:rsidRPr="00B336B6">
        <w:rPr>
          <w:rFonts w:ascii="Arial" w:hAnsi="Arial" w:cs="Arial"/>
          <w:i/>
        </w:rPr>
        <w:t>Nucleocytoviricota</w:t>
      </w:r>
      <w:proofErr w:type="spellEnd"/>
      <w:r w:rsidRPr="00B336B6">
        <w:rPr>
          <w:rFonts w:ascii="Arial" w:hAnsi="Arial" w:cs="Arial"/>
        </w:rPr>
        <w:t>)</w:t>
      </w:r>
      <w:r w:rsidR="00CC08CB">
        <w:rPr>
          <w:rFonts w:ascii="Arial" w:hAnsi="Arial" w:cs="Arial"/>
        </w:rPr>
        <w:t xml:space="preserve">. Note: Axenic </w:t>
      </w:r>
      <w:proofErr w:type="spellStart"/>
      <w:r>
        <w:rPr>
          <w:rFonts w:ascii="Arial" w:hAnsi="Arial" w:cs="Arial"/>
        </w:rPr>
        <w:t>Rhoseophage</w:t>
      </w:r>
      <w:proofErr w:type="spellEnd"/>
      <w:r>
        <w:rPr>
          <w:rFonts w:ascii="Arial" w:hAnsi="Arial" w:cs="Arial"/>
        </w:rPr>
        <w:t xml:space="preserve"> V5</w:t>
      </w:r>
      <w:r w:rsidR="00B1442D">
        <w:rPr>
          <w:rFonts w:ascii="Arial" w:hAnsi="Arial" w:cs="Arial"/>
        </w:rPr>
        <w:t xml:space="preserve"> infectious to </w:t>
      </w:r>
      <w:proofErr w:type="spellStart"/>
      <w:r w:rsidR="00B1442D">
        <w:rPr>
          <w:rFonts w:ascii="Arial" w:hAnsi="Arial" w:cs="Arial"/>
          <w:i/>
        </w:rPr>
        <w:t>Ruegeria</w:t>
      </w:r>
      <w:proofErr w:type="spellEnd"/>
      <w:r w:rsidR="00B1442D">
        <w:rPr>
          <w:rFonts w:ascii="Arial" w:hAnsi="Arial" w:cs="Arial"/>
          <w:i/>
        </w:rPr>
        <w:t xml:space="preserve"> </w:t>
      </w:r>
      <w:proofErr w:type="spellStart"/>
      <w:r w:rsidR="00B1442D">
        <w:rPr>
          <w:rFonts w:ascii="Arial" w:hAnsi="Arial" w:cs="Arial"/>
          <w:i/>
        </w:rPr>
        <w:t>pomeroyi</w:t>
      </w:r>
      <w:proofErr w:type="spellEnd"/>
      <w:r w:rsidR="00B1442D">
        <w:rPr>
          <w:rFonts w:ascii="Arial" w:hAnsi="Arial" w:cs="Arial"/>
          <w:i/>
        </w:rPr>
        <w:t xml:space="preserve"> </w:t>
      </w:r>
      <w:r w:rsidR="00B1442D" w:rsidRPr="00B1442D">
        <w:rPr>
          <w:rFonts w:ascii="Arial" w:hAnsi="Arial" w:cs="Arial"/>
        </w:rPr>
        <w:t>DSS-3</w:t>
      </w:r>
      <w:r w:rsidR="00CC08CB">
        <w:rPr>
          <w:rFonts w:ascii="Arial" w:hAnsi="Arial" w:cs="Arial"/>
        </w:rPr>
        <w:t xml:space="preserve"> were produced and maintained by </w:t>
      </w:r>
      <w:r w:rsidR="002F509D">
        <w:rPr>
          <w:rFonts w:ascii="Arial" w:hAnsi="Arial" w:cs="Arial"/>
        </w:rPr>
        <w:t>Assistant Research Scientist (</w:t>
      </w:r>
      <w:r w:rsidR="00CC08CB">
        <w:rPr>
          <w:rFonts w:ascii="Arial" w:hAnsi="Arial" w:cs="Arial"/>
        </w:rPr>
        <w:t>postdoctoral researcher</w:t>
      </w:r>
      <w:r w:rsidR="002F509D">
        <w:rPr>
          <w:rFonts w:ascii="Arial" w:hAnsi="Arial" w:cs="Arial"/>
        </w:rPr>
        <w:t>)</w:t>
      </w:r>
      <w:r w:rsidR="00CC08CB">
        <w:rPr>
          <w:rFonts w:ascii="Arial" w:hAnsi="Arial" w:cs="Arial"/>
        </w:rPr>
        <w:t xml:space="preserve"> Dr. Schreier prio</w:t>
      </w:r>
      <w:ins w:id="0" w:author="Jeremy Ethan Schreier" w:date="2026-05-02T22:17:00Z" w16du:dateUtc="2026-05-03T01:17:00Z">
        <w:r w:rsidR="00F53E42">
          <w:rPr>
            <w:rFonts w:ascii="Arial" w:hAnsi="Arial" w:cs="Arial"/>
          </w:rPr>
          <w:t xml:space="preserve">r </w:t>
        </w:r>
      </w:ins>
      <w:del w:id="1" w:author="Jeremy Ethan Schreier" w:date="2026-05-02T22:17:00Z" w16du:dateUtc="2026-05-03T01:17:00Z">
        <w:r w:rsidR="00CC08CB" w:rsidDel="00F53E42">
          <w:rPr>
            <w:rFonts w:ascii="Arial" w:hAnsi="Arial" w:cs="Arial"/>
          </w:rPr>
          <w:delText xml:space="preserve">t </w:delText>
        </w:r>
      </w:del>
      <w:r w:rsidR="00CC08CB">
        <w:rPr>
          <w:rFonts w:ascii="Arial" w:hAnsi="Arial" w:cs="Arial"/>
        </w:rPr>
        <w:t>to the start of this project</w:t>
      </w:r>
      <w:r>
        <w:rPr>
          <w:rFonts w:ascii="Arial" w:hAnsi="Arial" w:cs="Arial"/>
        </w:rPr>
        <w:t>.</w:t>
      </w:r>
    </w:p>
    <w:p w14:paraId="623A72F0" w14:textId="77777777" w:rsidR="009A2EDF" w:rsidRDefault="009A2EDF" w:rsidP="00B336B6">
      <w:pPr>
        <w:pStyle w:val="Default"/>
        <w:rPr>
          <w:rFonts w:ascii="Arial" w:hAnsi="Arial" w:cs="Arial"/>
        </w:rPr>
      </w:pPr>
    </w:p>
    <w:p w14:paraId="4B9BBEC3" w14:textId="4E45AE3F" w:rsidR="00C54B78" w:rsidRDefault="00C54B78" w:rsidP="00B336B6">
      <w:pPr>
        <w:pStyle w:val="Default"/>
        <w:rPr>
          <w:rFonts w:ascii="Arial" w:hAnsi="Arial" w:cs="Arial"/>
        </w:rPr>
      </w:pPr>
      <w:r>
        <w:rPr>
          <w:rFonts w:ascii="Arial" w:hAnsi="Arial" w:cs="Arial"/>
        </w:rPr>
        <w:t xml:space="preserve">2- Test heat and UV inactivation of </w:t>
      </w:r>
      <w:proofErr w:type="spellStart"/>
      <w:r>
        <w:rPr>
          <w:rFonts w:ascii="Arial" w:hAnsi="Arial" w:cs="Arial"/>
        </w:rPr>
        <w:t>EhVs</w:t>
      </w:r>
      <w:proofErr w:type="spellEnd"/>
      <w:r>
        <w:rPr>
          <w:rFonts w:ascii="Arial" w:hAnsi="Arial" w:cs="Arial"/>
        </w:rPr>
        <w:t xml:space="preserve">. The idea behind this is to prevent new virus production during the grazing experiments if suitable host cells are present. </w:t>
      </w:r>
    </w:p>
    <w:p w14:paraId="10F6D509" w14:textId="77777777" w:rsidR="009A2EDF" w:rsidRDefault="009A2EDF" w:rsidP="00B336B6">
      <w:pPr>
        <w:pStyle w:val="Default"/>
        <w:rPr>
          <w:rFonts w:ascii="Arial" w:hAnsi="Arial" w:cs="Arial"/>
        </w:rPr>
      </w:pPr>
    </w:p>
    <w:p w14:paraId="62EE4F98" w14:textId="77584909" w:rsidR="00C54B78" w:rsidRDefault="00B1442D" w:rsidP="00B336B6">
      <w:pPr>
        <w:pStyle w:val="Default"/>
        <w:rPr>
          <w:rFonts w:ascii="Arial" w:hAnsi="Arial" w:cs="Arial"/>
        </w:rPr>
      </w:pPr>
      <w:r>
        <w:rPr>
          <w:rFonts w:ascii="Arial" w:hAnsi="Arial" w:cs="Arial"/>
        </w:rPr>
        <w:t>3</w:t>
      </w:r>
      <w:r w:rsidR="00C54B78">
        <w:rPr>
          <w:rFonts w:ascii="Arial" w:hAnsi="Arial" w:cs="Arial"/>
        </w:rPr>
        <w:t xml:space="preserve">- </w:t>
      </w:r>
      <w:del w:id="2" w:author="Jeremy Ethan Schreier" w:date="2026-05-02T22:18:00Z" w16du:dateUtc="2026-05-03T01:18:00Z">
        <w:r w:rsidR="00C54B78" w:rsidDel="00F53E42">
          <w:rPr>
            <w:rFonts w:ascii="Arial" w:hAnsi="Arial" w:cs="Arial"/>
          </w:rPr>
          <w:delText xml:space="preserve"> </w:delText>
        </w:r>
      </w:del>
      <w:r w:rsidR="00C54B78">
        <w:rPr>
          <w:rFonts w:ascii="Arial" w:hAnsi="Arial" w:cs="Arial"/>
        </w:rPr>
        <w:t>I</w:t>
      </w:r>
      <w:r w:rsidR="00C54B78" w:rsidRPr="00B336B6">
        <w:rPr>
          <w:rFonts w:ascii="Arial" w:hAnsi="Arial" w:cs="Arial"/>
        </w:rPr>
        <w:t>sotop</w:t>
      </w:r>
      <w:r w:rsidR="00C54B78">
        <w:rPr>
          <w:rFonts w:ascii="Arial" w:hAnsi="Arial" w:cs="Arial"/>
        </w:rPr>
        <w:t>ically label</w:t>
      </w:r>
      <w:r w:rsidR="00C54B78" w:rsidRPr="00B336B6">
        <w:rPr>
          <w:rFonts w:ascii="Arial" w:hAnsi="Arial" w:cs="Arial"/>
        </w:rPr>
        <w:t xml:space="preserve"> (</w:t>
      </w:r>
      <w:r w:rsidR="00C54B78" w:rsidRPr="00B336B6">
        <w:rPr>
          <w:rFonts w:ascii="Arial" w:hAnsi="Arial" w:cs="Arial"/>
          <w:vertAlign w:val="superscript"/>
        </w:rPr>
        <w:t>13</w:t>
      </w:r>
      <w:r w:rsidR="00C54B78" w:rsidRPr="00B336B6">
        <w:rPr>
          <w:rFonts w:ascii="Arial" w:hAnsi="Arial" w:cs="Arial"/>
        </w:rPr>
        <w:t xml:space="preserve">C + </w:t>
      </w:r>
      <w:r w:rsidR="00C54B78" w:rsidRPr="00B336B6">
        <w:rPr>
          <w:rFonts w:ascii="Arial" w:hAnsi="Arial" w:cs="Arial"/>
          <w:vertAlign w:val="superscript"/>
        </w:rPr>
        <w:t>15</w:t>
      </w:r>
      <w:r w:rsidR="00C54B78">
        <w:rPr>
          <w:rFonts w:ascii="Arial" w:hAnsi="Arial" w:cs="Arial"/>
        </w:rPr>
        <w:t>N)</w:t>
      </w:r>
      <w:r w:rsidR="00C54B78" w:rsidRPr="00B336B6">
        <w:rPr>
          <w:rFonts w:ascii="Arial" w:hAnsi="Arial" w:cs="Arial"/>
        </w:rPr>
        <w:t xml:space="preserve"> </w:t>
      </w:r>
      <w:proofErr w:type="spellStart"/>
      <w:r w:rsidR="00C54B78" w:rsidRPr="00B336B6">
        <w:rPr>
          <w:rFonts w:ascii="Arial" w:hAnsi="Arial" w:cs="Arial"/>
        </w:rPr>
        <w:t>Emiliania</w:t>
      </w:r>
      <w:proofErr w:type="spellEnd"/>
      <w:r w:rsidR="00C54B78" w:rsidRPr="00B336B6">
        <w:rPr>
          <w:rFonts w:ascii="Arial" w:hAnsi="Arial" w:cs="Arial"/>
        </w:rPr>
        <w:t xml:space="preserve"> </w:t>
      </w:r>
      <w:proofErr w:type="spellStart"/>
      <w:r w:rsidR="00C54B78" w:rsidRPr="00B336B6">
        <w:rPr>
          <w:rFonts w:ascii="Arial" w:hAnsi="Arial" w:cs="Arial"/>
        </w:rPr>
        <w:t>huxleyi</w:t>
      </w:r>
      <w:proofErr w:type="spellEnd"/>
      <w:r w:rsidR="00C54B78" w:rsidRPr="00B336B6">
        <w:rPr>
          <w:rFonts w:ascii="Arial" w:hAnsi="Arial" w:cs="Arial"/>
        </w:rPr>
        <w:t xml:space="preserve"> viruses (</w:t>
      </w:r>
      <w:proofErr w:type="spellStart"/>
      <w:r w:rsidR="00C54B78" w:rsidRPr="00B336B6">
        <w:rPr>
          <w:rFonts w:ascii="Arial" w:hAnsi="Arial" w:cs="Arial"/>
        </w:rPr>
        <w:t>EhV</w:t>
      </w:r>
      <w:proofErr w:type="spellEnd"/>
      <w:r w:rsidR="00C54B78" w:rsidRPr="00B336B6">
        <w:rPr>
          <w:rFonts w:ascii="Arial" w:hAnsi="Arial" w:cs="Arial"/>
        </w:rPr>
        <w:t xml:space="preserve">, </w:t>
      </w:r>
      <w:proofErr w:type="spellStart"/>
      <w:r w:rsidR="00C54B78" w:rsidRPr="00B336B6">
        <w:rPr>
          <w:rFonts w:ascii="Arial" w:hAnsi="Arial" w:cs="Arial"/>
          <w:i/>
        </w:rPr>
        <w:t>Nucleocytoviricota</w:t>
      </w:r>
      <w:proofErr w:type="spellEnd"/>
      <w:r w:rsidR="00C54B78" w:rsidRPr="00B336B6">
        <w:rPr>
          <w:rFonts w:ascii="Arial" w:hAnsi="Arial" w:cs="Arial"/>
        </w:rPr>
        <w:t xml:space="preserve">) </w:t>
      </w:r>
      <w:r w:rsidR="00C54B78">
        <w:rPr>
          <w:rFonts w:ascii="Arial" w:hAnsi="Arial" w:cs="Arial"/>
        </w:rPr>
        <w:t xml:space="preserve">and </w:t>
      </w:r>
      <w:proofErr w:type="spellStart"/>
      <w:r w:rsidR="00C54B78">
        <w:rPr>
          <w:rFonts w:ascii="Arial" w:hAnsi="Arial" w:cs="Arial"/>
        </w:rPr>
        <w:t>Rhoseophage</w:t>
      </w:r>
      <w:proofErr w:type="spellEnd"/>
      <w:r w:rsidR="00C54B78">
        <w:rPr>
          <w:rFonts w:ascii="Arial" w:hAnsi="Arial" w:cs="Arial"/>
        </w:rPr>
        <w:t xml:space="preserve"> V5. </w:t>
      </w:r>
    </w:p>
    <w:p w14:paraId="7C8A5085" w14:textId="77777777" w:rsidR="009A2EDF" w:rsidRDefault="009A2EDF" w:rsidP="00B336B6">
      <w:pPr>
        <w:pStyle w:val="Default"/>
        <w:rPr>
          <w:rFonts w:ascii="Arial" w:hAnsi="Arial" w:cs="Arial"/>
        </w:rPr>
      </w:pPr>
    </w:p>
    <w:p w14:paraId="696A58CF" w14:textId="685769FF" w:rsidR="00B336B6" w:rsidRDefault="00B1442D" w:rsidP="00B336B6">
      <w:pPr>
        <w:pStyle w:val="Default"/>
        <w:rPr>
          <w:rFonts w:ascii="Arial" w:hAnsi="Arial" w:cs="Arial"/>
        </w:rPr>
      </w:pPr>
      <w:r>
        <w:rPr>
          <w:rFonts w:ascii="Arial" w:hAnsi="Arial" w:cs="Arial"/>
        </w:rPr>
        <w:t>4</w:t>
      </w:r>
      <w:r w:rsidR="00B336B6">
        <w:rPr>
          <w:rFonts w:ascii="Arial" w:hAnsi="Arial" w:cs="Arial"/>
        </w:rPr>
        <w:t xml:space="preserve">- </w:t>
      </w:r>
      <w:r w:rsidR="00D24B3D">
        <w:rPr>
          <w:rFonts w:ascii="Arial" w:hAnsi="Arial" w:cs="Arial"/>
        </w:rPr>
        <w:t>Preparation of</w:t>
      </w:r>
      <w:r w:rsidR="00B336B6">
        <w:rPr>
          <w:rFonts w:ascii="Arial" w:hAnsi="Arial" w:cs="Arial"/>
        </w:rPr>
        <w:t xml:space="preserve"> stocks of isotope-labelled viruses and virus-free high molecular weight </w:t>
      </w:r>
      <w:r w:rsidR="00563C3B">
        <w:rPr>
          <w:rFonts w:ascii="Arial" w:hAnsi="Arial" w:cs="Arial"/>
        </w:rPr>
        <w:t>dissolved organic matter (</w:t>
      </w:r>
      <w:r w:rsidR="00B336B6">
        <w:rPr>
          <w:rFonts w:ascii="Arial" w:hAnsi="Arial" w:cs="Arial"/>
        </w:rPr>
        <w:t>DOM</w:t>
      </w:r>
      <w:r w:rsidR="00563C3B">
        <w:rPr>
          <w:rFonts w:ascii="Arial" w:hAnsi="Arial" w:cs="Arial"/>
        </w:rPr>
        <w:t>)</w:t>
      </w:r>
      <w:r w:rsidR="00B336B6">
        <w:rPr>
          <w:rFonts w:ascii="Arial" w:hAnsi="Arial" w:cs="Arial"/>
        </w:rPr>
        <w:t xml:space="preserve"> from virally lysed cells</w:t>
      </w:r>
      <w:r w:rsidR="00D24B3D">
        <w:rPr>
          <w:rFonts w:ascii="Arial" w:hAnsi="Arial" w:cs="Arial"/>
        </w:rPr>
        <w:t xml:space="preserve"> using tangential flow filtration to eliminate DOM smaller than a certain molecular weight (30 </w:t>
      </w:r>
      <w:proofErr w:type="spellStart"/>
      <w:r w:rsidR="00D24B3D">
        <w:rPr>
          <w:rFonts w:ascii="Arial" w:hAnsi="Arial" w:cs="Arial"/>
        </w:rPr>
        <w:t>KDa</w:t>
      </w:r>
      <w:proofErr w:type="spellEnd"/>
      <w:r w:rsidR="00D24B3D">
        <w:rPr>
          <w:rFonts w:ascii="Arial" w:hAnsi="Arial" w:cs="Arial"/>
        </w:rPr>
        <w:t xml:space="preserve"> MWCO for V5 and 300 </w:t>
      </w:r>
      <w:proofErr w:type="spellStart"/>
      <w:r w:rsidR="00D24B3D">
        <w:rPr>
          <w:rFonts w:ascii="Arial" w:hAnsi="Arial" w:cs="Arial"/>
        </w:rPr>
        <w:t>kDa</w:t>
      </w:r>
      <w:proofErr w:type="spellEnd"/>
      <w:r w:rsidR="00D24B3D">
        <w:rPr>
          <w:rFonts w:ascii="Arial" w:hAnsi="Arial" w:cs="Arial"/>
        </w:rPr>
        <w:t xml:space="preserve"> MWCO for </w:t>
      </w:r>
      <w:proofErr w:type="spellStart"/>
      <w:r w:rsidR="00D24B3D">
        <w:rPr>
          <w:rFonts w:ascii="Arial" w:hAnsi="Arial" w:cs="Arial"/>
        </w:rPr>
        <w:t>EhV</w:t>
      </w:r>
      <w:proofErr w:type="spellEnd"/>
      <w:r w:rsidR="00D24B3D">
        <w:rPr>
          <w:rFonts w:ascii="Arial" w:hAnsi="Arial" w:cs="Arial"/>
        </w:rPr>
        <w:t xml:space="preserve">) and filtration through 0.1 </w:t>
      </w:r>
      <w:r w:rsidR="00D24B3D">
        <w:rPr>
          <w:rFonts w:ascii="Calibri" w:hAnsi="Calibri" w:cs="Calibri"/>
        </w:rPr>
        <w:t>µ</w:t>
      </w:r>
      <w:r w:rsidR="00D24B3D">
        <w:rPr>
          <w:rFonts w:ascii="Arial" w:hAnsi="Arial" w:cs="Arial"/>
        </w:rPr>
        <w:t>m (</w:t>
      </w:r>
      <w:proofErr w:type="spellStart"/>
      <w:r w:rsidR="00D24B3D">
        <w:rPr>
          <w:rFonts w:ascii="Arial" w:hAnsi="Arial" w:cs="Arial"/>
        </w:rPr>
        <w:t>EhV</w:t>
      </w:r>
      <w:proofErr w:type="spellEnd"/>
      <w:r w:rsidR="00D24B3D">
        <w:rPr>
          <w:rFonts w:ascii="Arial" w:hAnsi="Arial" w:cs="Arial"/>
        </w:rPr>
        <w:t>) or 0.02</w:t>
      </w:r>
      <w:r w:rsidR="00D24B3D" w:rsidRPr="00D24B3D">
        <w:rPr>
          <w:rFonts w:ascii="Calibri" w:hAnsi="Calibri" w:cs="Calibri"/>
        </w:rPr>
        <w:t xml:space="preserve"> </w:t>
      </w:r>
      <w:r w:rsidR="00D24B3D">
        <w:rPr>
          <w:rFonts w:ascii="Calibri" w:hAnsi="Calibri" w:cs="Calibri"/>
        </w:rPr>
        <w:t>µ</w:t>
      </w:r>
      <w:r w:rsidR="00D24B3D">
        <w:rPr>
          <w:rFonts w:ascii="Arial" w:hAnsi="Arial" w:cs="Arial"/>
        </w:rPr>
        <w:t>m (V5) to obtain virus-free DOM. These DOM fractions are</w:t>
      </w:r>
      <w:r w:rsidR="00B336B6">
        <w:rPr>
          <w:rFonts w:ascii="Arial" w:hAnsi="Arial" w:cs="Arial"/>
        </w:rPr>
        <w:t xml:space="preserve"> needed</w:t>
      </w:r>
      <w:r w:rsidR="00D24B3D">
        <w:rPr>
          <w:rFonts w:ascii="Arial" w:hAnsi="Arial" w:cs="Arial"/>
        </w:rPr>
        <w:t xml:space="preserve"> as controls</w:t>
      </w:r>
      <w:r w:rsidR="00B336B6">
        <w:rPr>
          <w:rFonts w:ascii="Arial" w:hAnsi="Arial" w:cs="Arial"/>
        </w:rPr>
        <w:t xml:space="preserve"> for the grazing experiments.</w:t>
      </w:r>
      <w:r w:rsidR="00D24B3D">
        <w:rPr>
          <w:rFonts w:ascii="Arial" w:hAnsi="Arial" w:cs="Arial"/>
        </w:rPr>
        <w:t xml:space="preserve"> </w:t>
      </w:r>
    </w:p>
    <w:p w14:paraId="7124EE44" w14:textId="77777777" w:rsidR="009A2EDF" w:rsidRDefault="009A2EDF" w:rsidP="00B336B6">
      <w:pPr>
        <w:pStyle w:val="Default"/>
        <w:rPr>
          <w:rFonts w:ascii="Arial" w:hAnsi="Arial" w:cs="Arial"/>
        </w:rPr>
      </w:pPr>
    </w:p>
    <w:p w14:paraId="0052C531" w14:textId="61400C4E" w:rsidR="00B336B6" w:rsidRPr="00B336B6" w:rsidRDefault="00B1442D" w:rsidP="00B336B6">
      <w:pPr>
        <w:pStyle w:val="Default"/>
        <w:rPr>
          <w:rFonts w:ascii="Arial" w:hAnsi="Arial" w:cs="Arial"/>
        </w:rPr>
      </w:pPr>
      <w:r>
        <w:rPr>
          <w:rFonts w:ascii="Arial" w:hAnsi="Arial" w:cs="Arial"/>
        </w:rPr>
        <w:t>5</w:t>
      </w:r>
      <w:r w:rsidR="00865F5A">
        <w:rPr>
          <w:rFonts w:ascii="Arial" w:hAnsi="Arial" w:cs="Arial"/>
        </w:rPr>
        <w:t xml:space="preserve">- </w:t>
      </w:r>
      <w:r w:rsidR="00D24B3D">
        <w:rPr>
          <w:rFonts w:ascii="Arial" w:hAnsi="Arial" w:cs="Arial"/>
        </w:rPr>
        <w:t xml:space="preserve">Spring grazing experiments at the Bermuda Institute of Ocean Sciences. </w:t>
      </w:r>
    </w:p>
    <w:p w14:paraId="4FBEA593" w14:textId="77777777" w:rsidR="002A73D1" w:rsidRPr="00C8177C" w:rsidRDefault="002A73D1" w:rsidP="0048503C">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 </w:t>
      </w:r>
    </w:p>
    <w:p w14:paraId="5FE2D024" w14:textId="77777777" w:rsidR="002A73D1" w:rsidRPr="00C8177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 xml:space="preserve">Specific Objectives: </w:t>
      </w:r>
    </w:p>
    <w:p w14:paraId="33025DBD" w14:textId="77777777" w:rsidR="00A76140" w:rsidRPr="00A76140" w:rsidRDefault="00A76140" w:rsidP="00A76140">
      <w:pPr>
        <w:pStyle w:val="Default"/>
        <w:rPr>
          <w:rFonts w:ascii="Arial" w:hAnsi="Arial" w:cs="Arial"/>
        </w:rPr>
      </w:pPr>
      <w:r w:rsidRPr="00A76140">
        <w:rPr>
          <w:rStyle w:val="Strong"/>
          <w:rFonts w:ascii="Arial" w:hAnsi="Arial" w:cs="Arial"/>
        </w:rPr>
        <w:t>O1.</w:t>
      </w:r>
      <w:r w:rsidRPr="00A76140">
        <w:rPr>
          <w:rFonts w:ascii="Arial" w:hAnsi="Arial" w:cs="Arial"/>
        </w:rPr>
        <w:t xml:space="preserve"> Quantify viral removal rates, nutrient transfer efficiency, and viral C and N </w:t>
      </w:r>
      <w:r w:rsidRPr="00A76140">
        <w:rPr>
          <w:rFonts w:ascii="Arial" w:hAnsi="Arial" w:cs="Arial"/>
        </w:rPr>
        <w:lastRenderedPageBreak/>
        <w:t xml:space="preserve">contributions to heterotrophic nutrition via factorial grazing experiments with representative </w:t>
      </w:r>
      <w:proofErr w:type="spellStart"/>
      <w:r w:rsidRPr="00A76140">
        <w:rPr>
          <w:rStyle w:val="whitespace-normal"/>
          <w:rFonts w:ascii="Arial" w:hAnsi="Arial" w:cs="Arial"/>
        </w:rPr>
        <w:t>Nucleocytoviricota</w:t>
      </w:r>
      <w:proofErr w:type="spellEnd"/>
      <w:r w:rsidRPr="00A76140">
        <w:rPr>
          <w:rFonts w:ascii="Arial" w:hAnsi="Arial" w:cs="Arial"/>
        </w:rPr>
        <w:t xml:space="preserve"> and bacteriophages. Experiments will use environmental microbial communities from a nutrient-rich coastal site in </w:t>
      </w:r>
      <w:r w:rsidRPr="00A76140">
        <w:rPr>
          <w:rStyle w:val="whitespace-normal"/>
          <w:rFonts w:ascii="Arial" w:hAnsi="Arial" w:cs="Arial"/>
        </w:rPr>
        <w:t>Maryland</w:t>
      </w:r>
      <w:r w:rsidRPr="00A76140">
        <w:rPr>
          <w:rFonts w:ascii="Arial" w:hAnsi="Arial" w:cs="Arial"/>
        </w:rPr>
        <w:t xml:space="preserve"> (summer 2026; winter/spring 2027) and the oligotrophic </w:t>
      </w:r>
      <w:r w:rsidRPr="00A76140">
        <w:rPr>
          <w:rStyle w:val="whitespace-normal"/>
          <w:rFonts w:ascii="Arial" w:hAnsi="Arial" w:cs="Arial"/>
        </w:rPr>
        <w:t>Sargasso Sea</w:t>
      </w:r>
      <w:r w:rsidRPr="00A76140">
        <w:rPr>
          <w:rFonts w:ascii="Arial" w:hAnsi="Arial" w:cs="Arial"/>
        </w:rPr>
        <w:t xml:space="preserve"> at the </w:t>
      </w:r>
      <w:r w:rsidRPr="00A76140">
        <w:rPr>
          <w:rStyle w:val="whitespace-normal"/>
          <w:rFonts w:ascii="Arial" w:hAnsi="Arial" w:cs="Arial"/>
        </w:rPr>
        <w:t>Bermuda Atlantic Time Series</w:t>
      </w:r>
      <w:r w:rsidRPr="00A76140">
        <w:rPr>
          <w:rFonts w:ascii="Arial" w:hAnsi="Arial" w:cs="Arial"/>
        </w:rPr>
        <w:t xml:space="preserve"> (BATS, spring and fall 2026), capturing seasonal and trophic contrasts.).</w:t>
      </w:r>
    </w:p>
    <w:p w14:paraId="0C042B8D" w14:textId="77777777" w:rsidR="009A2EDF" w:rsidRDefault="009A2EDF" w:rsidP="00A76140">
      <w:pPr>
        <w:pStyle w:val="Default"/>
        <w:rPr>
          <w:rFonts w:ascii="Arial" w:hAnsi="Arial" w:cs="Arial"/>
          <w:b/>
        </w:rPr>
      </w:pPr>
    </w:p>
    <w:p w14:paraId="7CD2F233" w14:textId="30D5900E" w:rsidR="00A76140" w:rsidRPr="00A76140" w:rsidRDefault="00A76140" w:rsidP="00A76140">
      <w:pPr>
        <w:pStyle w:val="Default"/>
        <w:rPr>
          <w:rFonts w:ascii="Arial" w:hAnsi="Arial" w:cs="Arial"/>
        </w:rPr>
      </w:pPr>
      <w:r w:rsidRPr="00A76140">
        <w:rPr>
          <w:rFonts w:ascii="Arial" w:hAnsi="Arial" w:cs="Arial"/>
          <w:b/>
        </w:rPr>
        <w:t xml:space="preserve">O2. </w:t>
      </w:r>
      <w:r w:rsidRPr="00A76140">
        <w:rPr>
          <w:rFonts w:ascii="Arial" w:hAnsi="Arial" w:cs="Arial"/>
        </w:rPr>
        <w:t>Develop an ordinary differential equation model of virovory and fit it to experimental data describing the loss rates of both types of viruses.</w:t>
      </w:r>
    </w:p>
    <w:p w14:paraId="14980412" w14:textId="77777777" w:rsidR="009A2EDF" w:rsidRDefault="009A2EDF" w:rsidP="00A76140">
      <w:pPr>
        <w:pStyle w:val="Default"/>
        <w:rPr>
          <w:rFonts w:ascii="Arial" w:hAnsi="Arial" w:cs="Arial"/>
          <w:b/>
        </w:rPr>
      </w:pPr>
    </w:p>
    <w:p w14:paraId="43A286DD" w14:textId="1707781F" w:rsidR="00A76140" w:rsidRPr="00A76140" w:rsidRDefault="00A76140" w:rsidP="00A76140">
      <w:pPr>
        <w:pStyle w:val="Default"/>
        <w:rPr>
          <w:rFonts w:ascii="Arial" w:hAnsi="Arial" w:cs="Arial"/>
          <w:iCs/>
          <w:color w:val="0E101A"/>
        </w:rPr>
      </w:pPr>
      <w:r w:rsidRPr="00A76140">
        <w:rPr>
          <w:rFonts w:ascii="Arial" w:hAnsi="Arial" w:cs="Arial"/>
          <w:b/>
        </w:rPr>
        <w:t xml:space="preserve">O3. </w:t>
      </w:r>
      <w:r w:rsidRPr="00A76140">
        <w:rPr>
          <w:rFonts w:ascii="Arial" w:hAnsi="Arial" w:cs="Arial"/>
        </w:rPr>
        <w:t>Include a description of virovory in the Darwin Ecosystem Model to understand the large-scale impacts of virovory in the ocean.</w:t>
      </w:r>
    </w:p>
    <w:p w14:paraId="1B57E9D2" w14:textId="0566ADE7" w:rsidR="0048503C" w:rsidRPr="00B1442D" w:rsidRDefault="0048503C" w:rsidP="0048503C">
      <w:pPr>
        <w:pStyle w:val="Default"/>
        <w:rPr>
          <w:rFonts w:ascii="Arial" w:hAnsi="Arial" w:cs="Arial"/>
          <w:color w:val="auto"/>
        </w:rPr>
      </w:pPr>
    </w:p>
    <w:p w14:paraId="16B1D09E" w14:textId="77777777" w:rsidR="002A73D1" w:rsidRPr="00C8177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 xml:space="preserve">Significant Results: </w:t>
      </w:r>
    </w:p>
    <w:p w14:paraId="5A43B6A4" w14:textId="77777777" w:rsidR="00CB0DD3" w:rsidRDefault="00CB0DD3" w:rsidP="00CB0DD3">
      <w:pPr>
        <w:pStyle w:val="Default"/>
        <w:rPr>
          <w:rFonts w:ascii="Arial" w:hAnsi="Arial" w:cs="Arial"/>
        </w:rPr>
      </w:pPr>
      <w:r>
        <w:rPr>
          <w:rFonts w:ascii="Arial" w:hAnsi="Arial" w:cs="Arial"/>
        </w:rPr>
        <w:t>Martínez Group:</w:t>
      </w:r>
    </w:p>
    <w:p w14:paraId="6E74F132" w14:textId="77777777" w:rsidR="009A2EDF" w:rsidRDefault="009A2EDF" w:rsidP="0087491C">
      <w:pPr>
        <w:pStyle w:val="Default"/>
        <w:rPr>
          <w:rFonts w:ascii="Arial" w:hAnsi="Arial" w:cs="Arial"/>
        </w:rPr>
      </w:pPr>
    </w:p>
    <w:p w14:paraId="5BA1FBBF" w14:textId="0BE86B9C" w:rsidR="0087491C" w:rsidRDefault="0087491C" w:rsidP="0087491C">
      <w:pPr>
        <w:pStyle w:val="Default"/>
        <w:rPr>
          <w:rFonts w:ascii="Arial" w:hAnsi="Arial" w:cs="Arial"/>
        </w:rPr>
      </w:pPr>
      <w:r w:rsidRPr="00B336B6">
        <w:rPr>
          <w:rFonts w:ascii="Arial" w:hAnsi="Arial" w:cs="Arial"/>
        </w:rPr>
        <w:t>1-</w:t>
      </w:r>
      <w:r>
        <w:rPr>
          <w:rFonts w:ascii="Arial" w:hAnsi="Arial" w:cs="Arial"/>
        </w:rPr>
        <w:t xml:space="preserve"> </w:t>
      </w:r>
      <w:r w:rsidRPr="00563C3B">
        <w:rPr>
          <w:rFonts w:ascii="Arial" w:hAnsi="Arial" w:cs="Arial"/>
          <w:b/>
        </w:rPr>
        <w:t xml:space="preserve">A </w:t>
      </w:r>
      <w:proofErr w:type="spellStart"/>
      <w:r w:rsidRPr="00563C3B">
        <w:rPr>
          <w:rFonts w:ascii="Arial" w:hAnsi="Arial" w:cs="Arial"/>
          <w:b/>
          <w:i/>
        </w:rPr>
        <w:t>Gephyrocapsa</w:t>
      </w:r>
      <w:proofErr w:type="spellEnd"/>
      <w:r w:rsidRPr="00563C3B">
        <w:rPr>
          <w:rFonts w:ascii="Arial" w:hAnsi="Arial" w:cs="Arial"/>
          <w:b/>
          <w:i/>
        </w:rPr>
        <w:t xml:space="preserve"> </w:t>
      </w:r>
      <w:r w:rsidRPr="00563C3B">
        <w:rPr>
          <w:rFonts w:ascii="Arial" w:hAnsi="Arial" w:cs="Arial"/>
          <w:b/>
        </w:rPr>
        <w:t>(</w:t>
      </w:r>
      <w:proofErr w:type="spellStart"/>
      <w:r w:rsidRPr="00563C3B">
        <w:rPr>
          <w:rFonts w:ascii="Arial" w:hAnsi="Arial" w:cs="Arial"/>
          <w:b/>
          <w:i/>
        </w:rPr>
        <w:t>Emiliania</w:t>
      </w:r>
      <w:proofErr w:type="spellEnd"/>
      <w:r w:rsidRPr="00563C3B">
        <w:rPr>
          <w:rFonts w:ascii="Arial" w:hAnsi="Arial" w:cs="Arial"/>
          <w:b/>
        </w:rPr>
        <w:t>)</w:t>
      </w:r>
      <w:r w:rsidRPr="00563C3B">
        <w:rPr>
          <w:rFonts w:ascii="Arial" w:hAnsi="Arial" w:cs="Arial"/>
          <w:b/>
          <w:i/>
        </w:rPr>
        <w:t xml:space="preserve"> </w:t>
      </w:r>
      <w:proofErr w:type="spellStart"/>
      <w:r w:rsidRPr="00563C3B">
        <w:rPr>
          <w:rFonts w:ascii="Arial" w:hAnsi="Arial" w:cs="Arial"/>
          <w:b/>
          <w:i/>
        </w:rPr>
        <w:t>huxleyi</w:t>
      </w:r>
      <w:proofErr w:type="spellEnd"/>
      <w:r w:rsidRPr="00563C3B">
        <w:rPr>
          <w:rFonts w:ascii="Arial" w:hAnsi="Arial" w:cs="Arial"/>
          <w:b/>
        </w:rPr>
        <w:t xml:space="preserve"> culture was made axenic using an antibiotic cocktail (Cefotaxime, carbenicillin, ampicillin, streptomycin).</w:t>
      </w:r>
      <w:r>
        <w:rPr>
          <w:rFonts w:ascii="Arial" w:hAnsi="Arial" w:cs="Arial"/>
        </w:rPr>
        <w:t xml:space="preserve"> Antibiotic-</w:t>
      </w:r>
      <w:r w:rsidRPr="00CC08CB">
        <w:rPr>
          <w:rFonts w:ascii="Arial" w:hAnsi="Arial" w:cs="Arial"/>
        </w:rPr>
        <w:t>treated cultures were maintained with xenic cultures at 16</w:t>
      </w:r>
      <w:r>
        <w:rPr>
          <w:rFonts w:ascii="Arial" w:hAnsi="Arial" w:cs="Arial"/>
        </w:rPr>
        <w:t>º</w:t>
      </w:r>
      <w:r w:rsidRPr="00CC08CB">
        <w:rPr>
          <w:rFonts w:ascii="Arial" w:hAnsi="Arial" w:cs="Arial"/>
        </w:rPr>
        <w:t>C in a 16:8 L:D incubat</w:t>
      </w:r>
      <w:r>
        <w:rPr>
          <w:rFonts w:ascii="Arial" w:hAnsi="Arial" w:cs="Arial"/>
        </w:rPr>
        <w:t>or</w:t>
      </w:r>
      <w:r w:rsidRPr="00CC08CB">
        <w:rPr>
          <w:rFonts w:ascii="Arial" w:hAnsi="Arial" w:cs="Arial"/>
        </w:rPr>
        <w:t xml:space="preserve">. After 2 </w:t>
      </w:r>
      <w:r>
        <w:rPr>
          <w:rFonts w:ascii="Arial" w:hAnsi="Arial" w:cs="Arial"/>
        </w:rPr>
        <w:t>growth-dilution cycles, aliquots of the cultures</w:t>
      </w:r>
      <w:r w:rsidRPr="00CC08CB">
        <w:rPr>
          <w:rFonts w:ascii="Arial" w:hAnsi="Arial" w:cs="Arial"/>
        </w:rPr>
        <w:t xml:space="preserve"> in exponential growth were fixed (0.25% glutaraldehyde)</w:t>
      </w:r>
      <w:r>
        <w:rPr>
          <w:rFonts w:ascii="Arial" w:hAnsi="Arial" w:cs="Arial"/>
        </w:rPr>
        <w:t xml:space="preserve">, </w:t>
      </w:r>
      <w:r w:rsidRPr="00CC08CB">
        <w:rPr>
          <w:rFonts w:ascii="Arial" w:hAnsi="Arial" w:cs="Arial"/>
        </w:rPr>
        <w:t>stained with SYBR Green I (0.5x)</w:t>
      </w:r>
      <w:r>
        <w:rPr>
          <w:rFonts w:ascii="Arial" w:hAnsi="Arial" w:cs="Arial"/>
        </w:rPr>
        <w:t>,</w:t>
      </w:r>
      <w:r w:rsidRPr="00CC08CB">
        <w:rPr>
          <w:rFonts w:ascii="Arial" w:hAnsi="Arial" w:cs="Arial"/>
        </w:rPr>
        <w:t xml:space="preserve"> and</w:t>
      </w:r>
      <w:r>
        <w:rPr>
          <w:rFonts w:ascii="Arial" w:hAnsi="Arial" w:cs="Arial"/>
        </w:rPr>
        <w:t xml:space="preserve"> analyzed using an </w:t>
      </w:r>
      <w:r w:rsidRPr="00CC08CB">
        <w:rPr>
          <w:rFonts w:ascii="Arial" w:hAnsi="Arial" w:cs="Arial"/>
        </w:rPr>
        <w:t xml:space="preserve">Agilent </w:t>
      </w:r>
      <w:proofErr w:type="spellStart"/>
      <w:r w:rsidRPr="00CC08CB">
        <w:rPr>
          <w:rFonts w:ascii="Arial" w:hAnsi="Arial" w:cs="Arial"/>
        </w:rPr>
        <w:t>Opteon</w:t>
      </w:r>
      <w:proofErr w:type="spellEnd"/>
      <w:r w:rsidRPr="00CC08CB">
        <w:rPr>
          <w:rFonts w:ascii="Arial" w:hAnsi="Arial" w:cs="Arial"/>
        </w:rPr>
        <w:t xml:space="preserve"> Flow Cytometer</w:t>
      </w:r>
      <w:r>
        <w:rPr>
          <w:rFonts w:ascii="Arial" w:hAnsi="Arial" w:cs="Arial"/>
        </w:rPr>
        <w:t xml:space="preserve"> to determine the presence (A, xenic control, not treated culture) or absence (B, axenic, antibiotic-treated culture) of bacteria</w:t>
      </w:r>
      <w:r w:rsidRPr="00CC08CB">
        <w:rPr>
          <w:rFonts w:ascii="Arial" w:hAnsi="Arial" w:cs="Arial"/>
        </w:rPr>
        <w:t xml:space="preserve"> diluted </w:t>
      </w:r>
      <w:r>
        <w:rPr>
          <w:rFonts w:ascii="Arial" w:hAnsi="Arial" w:cs="Arial"/>
        </w:rPr>
        <w:t xml:space="preserve">in half with TE-buffer. </w:t>
      </w:r>
    </w:p>
    <w:p w14:paraId="7043BFFA" w14:textId="77777777" w:rsidR="0087491C" w:rsidRPr="00CC08CB" w:rsidRDefault="0087491C" w:rsidP="0087491C">
      <w:pPr>
        <w:pStyle w:val="Default"/>
        <w:rPr>
          <w:rFonts w:ascii="Arial" w:hAnsi="Arial" w:cs="Arial"/>
        </w:rPr>
      </w:pPr>
      <w:r w:rsidRPr="00AE20FA">
        <w:rPr>
          <w:rFonts w:ascii="Arial" w:hAnsi="Arial" w:cs="Arial"/>
          <w:noProof/>
          <w:lang w:val="es-ES" w:eastAsia="es-ES"/>
        </w:rPr>
        <w:drawing>
          <wp:inline distT="0" distB="0" distL="0" distR="0" wp14:anchorId="2AD96697" wp14:editId="71416D31">
            <wp:extent cx="5943600" cy="3304070"/>
            <wp:effectExtent l="0" t="0" r="0" b="0"/>
            <wp:docPr id="3" name="Picture 3" descr="C:\Users\jmartinez\Downloads\Axenic Eh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artinez\Downloads\Axenic Ehux.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04070"/>
                    </a:xfrm>
                    <a:prstGeom prst="rect">
                      <a:avLst/>
                    </a:prstGeom>
                    <a:noFill/>
                    <a:ln>
                      <a:noFill/>
                    </a:ln>
                  </pic:spPr>
                </pic:pic>
              </a:graphicData>
            </a:graphic>
          </wp:inline>
        </w:drawing>
      </w:r>
    </w:p>
    <w:p w14:paraId="209D93D5" w14:textId="5C779A7F" w:rsidR="0087491C" w:rsidRPr="00891256" w:rsidRDefault="0087491C" w:rsidP="0087491C">
      <w:pPr>
        <w:pStyle w:val="Default"/>
        <w:rPr>
          <w:rFonts w:ascii="Arial" w:hAnsi="Arial" w:cs="Arial"/>
        </w:rPr>
      </w:pPr>
      <w:r>
        <w:rPr>
          <w:rFonts w:ascii="Arial" w:hAnsi="Arial" w:cs="Arial"/>
        </w:rPr>
        <w:lastRenderedPageBreak/>
        <w:t xml:space="preserve">2- </w:t>
      </w:r>
      <w:r w:rsidRPr="00563C3B">
        <w:rPr>
          <w:rFonts w:ascii="Arial" w:hAnsi="Arial" w:cs="Arial"/>
          <w:b/>
        </w:rPr>
        <w:t xml:space="preserve">Heating </w:t>
      </w:r>
      <w:proofErr w:type="spellStart"/>
      <w:r w:rsidRPr="00563C3B">
        <w:rPr>
          <w:rFonts w:ascii="Arial" w:hAnsi="Arial" w:cs="Arial"/>
          <w:b/>
        </w:rPr>
        <w:t>EhVs</w:t>
      </w:r>
      <w:proofErr w:type="spellEnd"/>
      <w:r w:rsidRPr="00563C3B">
        <w:rPr>
          <w:rFonts w:ascii="Arial" w:hAnsi="Arial" w:cs="Arial"/>
          <w:b/>
        </w:rPr>
        <w:t xml:space="preserve"> eliminated their infectivity but led to a 9-fold (std</w:t>
      </w:r>
      <w:ins w:id="3" w:author="Jeremy Ethan Schreier" w:date="2026-05-02T22:19:00Z" w16du:dateUtc="2026-05-03T01:19:00Z">
        <w:r w:rsidR="00F53E42">
          <w:rPr>
            <w:rFonts w:ascii="Arial" w:hAnsi="Arial" w:cs="Arial"/>
            <w:b/>
          </w:rPr>
          <w:t>=</w:t>
        </w:r>
      </w:ins>
      <w:del w:id="4" w:author="Jeremy Ethan Schreier" w:date="2026-05-02T22:19:00Z" w16du:dateUtc="2026-05-03T01:19:00Z">
        <w:r w:rsidRPr="00563C3B" w:rsidDel="00F53E42">
          <w:rPr>
            <w:rFonts w:ascii="Arial" w:hAnsi="Arial" w:cs="Arial"/>
            <w:b/>
          </w:rPr>
          <w:delText>=</w:delText>
        </w:r>
      </w:del>
      <w:r w:rsidRPr="00563C3B">
        <w:rPr>
          <w:rFonts w:ascii="Arial" w:hAnsi="Arial" w:cs="Arial"/>
          <w:b/>
        </w:rPr>
        <w:t>1.5) reduction in viral particles over a 6-day period.</w:t>
      </w:r>
      <w:r>
        <w:rPr>
          <w:rFonts w:ascii="Arial" w:hAnsi="Arial" w:cs="Arial"/>
        </w:rPr>
        <w:t xml:space="preserve"> </w:t>
      </w:r>
      <w:proofErr w:type="spellStart"/>
      <w:r>
        <w:rPr>
          <w:rFonts w:ascii="Arial" w:hAnsi="Arial" w:cs="Arial"/>
        </w:rPr>
        <w:t>EhVs</w:t>
      </w:r>
      <w:proofErr w:type="spellEnd"/>
      <w:r w:rsidRPr="00891256">
        <w:rPr>
          <w:rFonts w:ascii="Arial" w:hAnsi="Arial" w:cs="Arial"/>
        </w:rPr>
        <w:t xml:space="preserve"> heated at 50</w:t>
      </w:r>
      <w:r>
        <w:rPr>
          <w:rFonts w:ascii="Arial" w:hAnsi="Arial" w:cs="Arial"/>
        </w:rPr>
        <w:t>º</w:t>
      </w:r>
      <w:r w:rsidRPr="00891256">
        <w:rPr>
          <w:rFonts w:ascii="Arial" w:hAnsi="Arial" w:cs="Arial"/>
        </w:rPr>
        <w:t>C for 20 or 6</w:t>
      </w:r>
      <w:r>
        <w:rPr>
          <w:rFonts w:ascii="Arial" w:hAnsi="Arial" w:cs="Arial"/>
        </w:rPr>
        <w:t xml:space="preserve">0 minutes were used to infect xenic </w:t>
      </w:r>
      <w:r>
        <w:rPr>
          <w:rFonts w:ascii="Arial" w:hAnsi="Arial" w:cs="Arial"/>
          <w:i/>
        </w:rPr>
        <w:t xml:space="preserve">G. </w:t>
      </w:r>
      <w:proofErr w:type="spellStart"/>
      <w:r>
        <w:rPr>
          <w:rFonts w:ascii="Arial" w:hAnsi="Arial" w:cs="Arial"/>
          <w:i/>
        </w:rPr>
        <w:t>huxleyi</w:t>
      </w:r>
      <w:proofErr w:type="spellEnd"/>
      <w:r>
        <w:rPr>
          <w:rFonts w:ascii="Arial" w:hAnsi="Arial" w:cs="Arial"/>
          <w:i/>
        </w:rPr>
        <w:t xml:space="preserve"> </w:t>
      </w:r>
      <w:r>
        <w:rPr>
          <w:rFonts w:ascii="Arial" w:hAnsi="Arial" w:cs="Arial"/>
        </w:rPr>
        <w:t>culture aliquots. Virus-free and non-treated virus-inoculated culture aliquots were maintained as controls</w:t>
      </w:r>
      <w:r w:rsidRPr="00891256">
        <w:rPr>
          <w:rFonts w:ascii="Arial" w:hAnsi="Arial" w:cs="Arial"/>
        </w:rPr>
        <w:t xml:space="preserve">. </w:t>
      </w:r>
      <w:r>
        <w:rPr>
          <w:rFonts w:ascii="Arial" w:hAnsi="Arial" w:cs="Arial"/>
          <w:i/>
        </w:rPr>
        <w:t xml:space="preserve">G. </w:t>
      </w:r>
      <w:proofErr w:type="spellStart"/>
      <w:r>
        <w:rPr>
          <w:rFonts w:ascii="Arial" w:hAnsi="Arial" w:cs="Arial"/>
          <w:i/>
        </w:rPr>
        <w:t>huxleyi</w:t>
      </w:r>
      <w:proofErr w:type="spellEnd"/>
      <w:r w:rsidRPr="00891256">
        <w:rPr>
          <w:rFonts w:ascii="Arial" w:hAnsi="Arial" w:cs="Arial"/>
        </w:rPr>
        <w:t xml:space="preserve"> </w:t>
      </w:r>
      <w:r>
        <w:rPr>
          <w:rFonts w:ascii="Arial" w:hAnsi="Arial" w:cs="Arial"/>
        </w:rPr>
        <w:t xml:space="preserve">infected with heat-treated </w:t>
      </w:r>
      <w:proofErr w:type="spellStart"/>
      <w:r>
        <w:rPr>
          <w:rFonts w:ascii="Arial" w:hAnsi="Arial" w:cs="Arial"/>
        </w:rPr>
        <w:t>EhVs</w:t>
      </w:r>
      <w:proofErr w:type="spellEnd"/>
      <w:r w:rsidRPr="00891256">
        <w:rPr>
          <w:rFonts w:ascii="Arial" w:hAnsi="Arial" w:cs="Arial"/>
        </w:rPr>
        <w:t xml:space="preserve"> g</w:t>
      </w:r>
      <w:r>
        <w:rPr>
          <w:rFonts w:ascii="Arial" w:hAnsi="Arial" w:cs="Arial"/>
        </w:rPr>
        <w:t>rew comparably to the virus-free</w:t>
      </w:r>
      <w:r w:rsidRPr="00891256">
        <w:rPr>
          <w:rFonts w:ascii="Arial" w:hAnsi="Arial" w:cs="Arial"/>
        </w:rPr>
        <w:t xml:space="preserve"> control</w:t>
      </w:r>
      <w:r>
        <w:rPr>
          <w:rFonts w:ascii="Arial" w:hAnsi="Arial" w:cs="Arial"/>
        </w:rPr>
        <w:t xml:space="preserve">, while the culture inoculated with non-treated </w:t>
      </w:r>
      <w:proofErr w:type="spellStart"/>
      <w:r>
        <w:rPr>
          <w:rFonts w:ascii="Arial" w:hAnsi="Arial" w:cs="Arial"/>
        </w:rPr>
        <w:t>EhVs</w:t>
      </w:r>
      <w:proofErr w:type="spellEnd"/>
      <w:r>
        <w:rPr>
          <w:rFonts w:ascii="Arial" w:hAnsi="Arial" w:cs="Arial"/>
        </w:rPr>
        <w:t xml:space="preserve"> declined in abundance over time</w:t>
      </w:r>
      <w:r w:rsidRPr="00891256">
        <w:rPr>
          <w:rFonts w:ascii="Arial" w:hAnsi="Arial" w:cs="Arial"/>
        </w:rPr>
        <w:t xml:space="preserve"> (A)</w:t>
      </w:r>
      <w:r>
        <w:rPr>
          <w:rFonts w:ascii="Arial" w:hAnsi="Arial" w:cs="Arial"/>
        </w:rPr>
        <w:t xml:space="preserve">. New </w:t>
      </w:r>
      <w:proofErr w:type="spellStart"/>
      <w:r>
        <w:rPr>
          <w:rFonts w:ascii="Arial" w:hAnsi="Arial" w:cs="Arial"/>
        </w:rPr>
        <w:t>EhV</w:t>
      </w:r>
      <w:proofErr w:type="spellEnd"/>
      <w:r>
        <w:rPr>
          <w:rFonts w:ascii="Arial" w:hAnsi="Arial" w:cs="Arial"/>
        </w:rPr>
        <w:t xml:space="preserve"> production was measured in the culture inoculated with non-treated </w:t>
      </w:r>
      <w:proofErr w:type="spellStart"/>
      <w:r>
        <w:rPr>
          <w:rFonts w:ascii="Arial" w:hAnsi="Arial" w:cs="Arial"/>
        </w:rPr>
        <w:t>EhVs</w:t>
      </w:r>
      <w:proofErr w:type="spellEnd"/>
      <w:r>
        <w:rPr>
          <w:rFonts w:ascii="Arial" w:hAnsi="Arial" w:cs="Arial"/>
        </w:rPr>
        <w:t xml:space="preserve">, while </w:t>
      </w:r>
      <w:r w:rsidRPr="00891256">
        <w:rPr>
          <w:rFonts w:ascii="Arial" w:hAnsi="Arial" w:cs="Arial"/>
        </w:rPr>
        <w:t xml:space="preserve">a decay in viral particles </w:t>
      </w:r>
      <w:r>
        <w:rPr>
          <w:rFonts w:ascii="Arial" w:hAnsi="Arial" w:cs="Arial"/>
        </w:rPr>
        <w:t xml:space="preserve">was measured in the inoculations with heat-treated </w:t>
      </w:r>
      <w:proofErr w:type="spellStart"/>
      <w:r>
        <w:rPr>
          <w:rFonts w:ascii="Arial" w:hAnsi="Arial" w:cs="Arial"/>
        </w:rPr>
        <w:t>EhVs</w:t>
      </w:r>
      <w:proofErr w:type="spellEnd"/>
      <w:r>
        <w:rPr>
          <w:rFonts w:ascii="Arial" w:hAnsi="Arial" w:cs="Arial"/>
        </w:rPr>
        <w:t xml:space="preserve"> </w:t>
      </w:r>
      <w:r w:rsidRPr="00891256">
        <w:rPr>
          <w:rFonts w:ascii="Arial" w:hAnsi="Arial" w:cs="Arial"/>
        </w:rPr>
        <w:t xml:space="preserve">(B). </w:t>
      </w:r>
    </w:p>
    <w:p w14:paraId="583D04F4" w14:textId="77777777" w:rsidR="0087491C" w:rsidRDefault="0087491C" w:rsidP="0087491C">
      <w:pPr>
        <w:pStyle w:val="Default"/>
        <w:rPr>
          <w:rFonts w:ascii="Arial" w:hAnsi="Arial" w:cs="Arial"/>
        </w:rPr>
      </w:pPr>
    </w:p>
    <w:p w14:paraId="37F3F5C8" w14:textId="77777777" w:rsidR="0087491C" w:rsidRDefault="0087491C" w:rsidP="0087491C">
      <w:pPr>
        <w:pStyle w:val="Default"/>
        <w:rPr>
          <w:rFonts w:ascii="Arial" w:hAnsi="Arial" w:cs="Arial"/>
        </w:rPr>
      </w:pPr>
      <w:r w:rsidRPr="002F6A2F">
        <w:rPr>
          <w:rFonts w:ascii="Arial" w:hAnsi="Arial" w:cs="Arial"/>
          <w:noProof/>
          <w:lang w:val="es-ES" w:eastAsia="es-ES"/>
        </w:rPr>
        <w:drawing>
          <wp:inline distT="0" distB="0" distL="0" distR="0" wp14:anchorId="7606F5CC" wp14:editId="04107CD6">
            <wp:extent cx="5943600" cy="2631159"/>
            <wp:effectExtent l="0" t="0" r="0" b="0"/>
            <wp:docPr id="7" name="Picture 7" descr="C:\Users\jmartinez\Downloads\Heat in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martinez\Downloads\Heat inac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31159"/>
                    </a:xfrm>
                    <a:prstGeom prst="rect">
                      <a:avLst/>
                    </a:prstGeom>
                    <a:noFill/>
                    <a:ln>
                      <a:noFill/>
                    </a:ln>
                  </pic:spPr>
                </pic:pic>
              </a:graphicData>
            </a:graphic>
          </wp:inline>
        </w:drawing>
      </w:r>
    </w:p>
    <w:p w14:paraId="2528DE23" w14:textId="2B196690" w:rsidR="0087491C" w:rsidRDefault="0087491C" w:rsidP="0087491C">
      <w:pPr>
        <w:pStyle w:val="Default"/>
        <w:rPr>
          <w:rFonts w:ascii="Arial" w:hAnsi="Arial" w:cs="Arial"/>
        </w:rPr>
      </w:pPr>
      <w:proofErr w:type="spellStart"/>
      <w:r w:rsidRPr="00563C3B">
        <w:rPr>
          <w:rFonts w:ascii="Arial" w:hAnsi="Arial" w:cs="Arial"/>
          <w:b/>
        </w:rPr>
        <w:t>EhVs</w:t>
      </w:r>
      <w:proofErr w:type="spellEnd"/>
      <w:r w:rsidRPr="00563C3B">
        <w:rPr>
          <w:rFonts w:ascii="Arial" w:hAnsi="Arial" w:cs="Arial"/>
          <w:b/>
        </w:rPr>
        <w:t xml:space="preserve"> exposure to direct UV light eliminated viral infectivity but resulted in a 2.6-fold (std</w:t>
      </w:r>
      <w:ins w:id="5" w:author="Jeremy Ethan Schreier" w:date="2026-05-02T22:19:00Z" w16du:dateUtc="2026-05-03T01:19:00Z">
        <w:r w:rsidR="00F53E42">
          <w:rPr>
            <w:rFonts w:ascii="Arial" w:hAnsi="Arial" w:cs="Arial"/>
            <w:b/>
          </w:rPr>
          <w:t>=</w:t>
        </w:r>
      </w:ins>
      <w:del w:id="6" w:author="Jeremy Ethan Schreier" w:date="2026-05-02T22:19:00Z" w16du:dateUtc="2026-05-03T01:19:00Z">
        <w:r w:rsidRPr="00563C3B" w:rsidDel="00F53E42">
          <w:rPr>
            <w:rFonts w:ascii="Arial" w:hAnsi="Arial" w:cs="Arial"/>
            <w:b/>
          </w:rPr>
          <w:delText>:</w:delText>
        </w:r>
      </w:del>
      <w:r w:rsidRPr="00563C3B">
        <w:rPr>
          <w:rFonts w:ascii="Arial" w:hAnsi="Arial" w:cs="Arial"/>
          <w:b/>
        </w:rPr>
        <w:t xml:space="preserve">0.3) reduction in viral particles over a 7-day period. </w:t>
      </w:r>
      <w:r>
        <w:rPr>
          <w:rFonts w:ascii="Arial" w:hAnsi="Arial" w:cs="Arial"/>
          <w:i/>
        </w:rPr>
        <w:t xml:space="preserve">G. </w:t>
      </w:r>
      <w:proofErr w:type="spellStart"/>
      <w:r>
        <w:rPr>
          <w:rFonts w:ascii="Arial" w:hAnsi="Arial" w:cs="Arial"/>
          <w:i/>
        </w:rPr>
        <w:t>huxleyi</w:t>
      </w:r>
      <w:proofErr w:type="spellEnd"/>
      <w:r w:rsidRPr="00633C7E">
        <w:rPr>
          <w:rFonts w:ascii="Arial" w:hAnsi="Arial" w:cs="Arial"/>
        </w:rPr>
        <w:t xml:space="preserve"> infected with UV-treated </w:t>
      </w:r>
      <w:proofErr w:type="spellStart"/>
      <w:r>
        <w:rPr>
          <w:rFonts w:ascii="Arial" w:hAnsi="Arial" w:cs="Arial"/>
        </w:rPr>
        <w:t>EhVs</w:t>
      </w:r>
      <w:proofErr w:type="spellEnd"/>
      <w:r w:rsidRPr="00633C7E">
        <w:rPr>
          <w:rFonts w:ascii="Arial" w:hAnsi="Arial" w:cs="Arial"/>
        </w:rPr>
        <w:t xml:space="preserve"> grew similar</w:t>
      </w:r>
      <w:r>
        <w:rPr>
          <w:rFonts w:ascii="Arial" w:hAnsi="Arial" w:cs="Arial"/>
        </w:rPr>
        <w:t>ly</w:t>
      </w:r>
      <w:r w:rsidRPr="00633C7E">
        <w:rPr>
          <w:rFonts w:ascii="Arial" w:hAnsi="Arial" w:cs="Arial"/>
        </w:rPr>
        <w:t xml:space="preserve"> to uninfected controls (A), and viral particles decreased modestly over the incubation period even in the absence of host (B). </w:t>
      </w:r>
    </w:p>
    <w:p w14:paraId="2BDEAE72" w14:textId="77777777" w:rsidR="0087491C" w:rsidRPr="00633C7E" w:rsidRDefault="0087491C" w:rsidP="0087491C">
      <w:pPr>
        <w:pStyle w:val="Default"/>
        <w:rPr>
          <w:rFonts w:ascii="Arial" w:hAnsi="Arial" w:cs="Arial"/>
        </w:rPr>
      </w:pPr>
      <w:r w:rsidRPr="00B1442D">
        <w:rPr>
          <w:rFonts w:ascii="Arial" w:hAnsi="Arial" w:cs="Arial"/>
          <w:noProof/>
          <w:lang w:val="es-ES" w:eastAsia="es-ES"/>
        </w:rPr>
        <w:drawing>
          <wp:inline distT="0" distB="0" distL="0" distR="0" wp14:anchorId="0791DC9C" wp14:editId="01C90F5D">
            <wp:extent cx="5943600" cy="2627108"/>
            <wp:effectExtent l="0" t="0" r="0" b="1905"/>
            <wp:docPr id="8" name="Picture 8" descr="C:\Users\jmartinez\Downloads\UV in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martinez\Downloads\UV inac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27108"/>
                    </a:xfrm>
                    <a:prstGeom prst="rect">
                      <a:avLst/>
                    </a:prstGeom>
                    <a:noFill/>
                    <a:ln>
                      <a:noFill/>
                    </a:ln>
                  </pic:spPr>
                </pic:pic>
              </a:graphicData>
            </a:graphic>
          </wp:inline>
        </w:drawing>
      </w:r>
    </w:p>
    <w:p w14:paraId="0F3611E0" w14:textId="77777777" w:rsidR="0087491C" w:rsidRDefault="0087491C" w:rsidP="0087491C">
      <w:pPr>
        <w:pStyle w:val="Default"/>
        <w:rPr>
          <w:ins w:id="7" w:author="Jeremy Ethan Schreier" w:date="2026-05-03T11:31:00Z" w16du:dateUtc="2026-05-03T14:31:00Z"/>
          <w:rFonts w:ascii="Arial" w:hAnsi="Arial" w:cs="Arial"/>
          <w:color w:val="FF0000"/>
        </w:rPr>
      </w:pPr>
      <w:r w:rsidRPr="00B1442D">
        <w:rPr>
          <w:rFonts w:ascii="Arial" w:hAnsi="Arial" w:cs="Arial"/>
          <w:color w:val="auto"/>
        </w:rPr>
        <w:lastRenderedPageBreak/>
        <w:t xml:space="preserve">3- </w:t>
      </w:r>
      <w:proofErr w:type="spellStart"/>
      <w:r w:rsidRPr="00563C3B">
        <w:rPr>
          <w:rFonts w:ascii="Arial" w:hAnsi="Arial" w:cs="Arial"/>
          <w:b/>
          <w:color w:val="auto"/>
        </w:rPr>
        <w:t>NanoSIMS</w:t>
      </w:r>
      <w:proofErr w:type="spellEnd"/>
      <w:r w:rsidRPr="00563C3B">
        <w:rPr>
          <w:rFonts w:ascii="Arial" w:hAnsi="Arial" w:cs="Arial"/>
          <w:b/>
          <w:color w:val="auto"/>
        </w:rPr>
        <w:t xml:space="preserve"> analysis confirmed the isotopic enrichment of </w:t>
      </w:r>
      <w:proofErr w:type="spellStart"/>
      <w:r w:rsidRPr="00563C3B">
        <w:rPr>
          <w:rFonts w:ascii="Arial" w:hAnsi="Arial" w:cs="Arial"/>
          <w:b/>
          <w:color w:val="auto"/>
        </w:rPr>
        <w:t>EhV</w:t>
      </w:r>
      <w:proofErr w:type="spellEnd"/>
      <w:r w:rsidRPr="00563C3B">
        <w:rPr>
          <w:rFonts w:ascii="Arial" w:hAnsi="Arial" w:cs="Arial"/>
          <w:b/>
          <w:color w:val="auto"/>
        </w:rPr>
        <w:t xml:space="preserve"> particles </w:t>
      </w:r>
      <w:r w:rsidRPr="00B1442D">
        <w:rPr>
          <w:rFonts w:ascii="Arial" w:hAnsi="Arial" w:cs="Arial"/>
          <w:color w:val="auto"/>
        </w:rPr>
        <w:t>(work perform at the Lawrence Livermore National Laboratory).</w:t>
      </w:r>
      <w:r>
        <w:rPr>
          <w:rFonts w:ascii="Arial" w:hAnsi="Arial" w:cs="Arial"/>
          <w:color w:val="FF0000"/>
        </w:rPr>
        <w:t xml:space="preserve"> @ Xavier - ANYTHING TO ADD HERE? AN IMAGE OR A TABLE?</w:t>
      </w:r>
    </w:p>
    <w:p w14:paraId="3DBA313E" w14:textId="05B093A3" w:rsidR="006016BB" w:rsidRDefault="006016BB" w:rsidP="0087491C">
      <w:pPr>
        <w:pStyle w:val="Default"/>
        <w:rPr>
          <w:rFonts w:ascii="Arial" w:hAnsi="Arial" w:cs="Arial"/>
          <w:color w:val="FF0000"/>
        </w:rPr>
      </w:pPr>
      <w:ins w:id="8" w:author="Jeremy Ethan Schreier" w:date="2026-05-03T11:31:00Z" w16du:dateUtc="2026-05-03T14:31:00Z">
        <w:r>
          <w:rPr>
            <w:rFonts w:ascii="Arial" w:hAnsi="Arial" w:cs="Arial"/>
            <w:color w:val="FF0000"/>
          </w:rPr>
          <w:t xml:space="preserve">Examples of G. </w:t>
        </w:r>
        <w:proofErr w:type="spellStart"/>
        <w:r>
          <w:rPr>
            <w:rFonts w:ascii="Arial" w:hAnsi="Arial" w:cs="Arial"/>
            <w:color w:val="FF0000"/>
          </w:rPr>
          <w:t>hux</w:t>
        </w:r>
        <w:proofErr w:type="spellEnd"/>
        <w:r>
          <w:rPr>
            <w:rFonts w:ascii="Arial" w:hAnsi="Arial" w:cs="Arial"/>
            <w:color w:val="FF0000"/>
          </w:rPr>
          <w:t xml:space="preserve"> </w:t>
        </w:r>
      </w:ins>
      <w:ins w:id="9" w:author="Jeremy Ethan Schreier" w:date="2026-05-03T11:33:00Z" w16du:dateUtc="2026-05-03T14:33:00Z">
        <w:r>
          <w:rPr>
            <w:rFonts w:ascii="Arial" w:hAnsi="Arial" w:cs="Arial"/>
            <w:color w:val="FF0000"/>
          </w:rPr>
          <w:t xml:space="preserve">(top) </w:t>
        </w:r>
      </w:ins>
      <w:ins w:id="10" w:author="Jeremy Ethan Schreier" w:date="2026-05-03T11:31:00Z" w16du:dateUtc="2026-05-03T14:31:00Z">
        <w:r>
          <w:rPr>
            <w:rFonts w:ascii="Arial" w:hAnsi="Arial" w:cs="Arial"/>
            <w:color w:val="FF0000"/>
          </w:rPr>
          <w:t xml:space="preserve">and EhV86 </w:t>
        </w:r>
      </w:ins>
      <w:ins w:id="11" w:author="Jeremy Ethan Schreier" w:date="2026-05-03T11:33:00Z" w16du:dateUtc="2026-05-03T14:33:00Z">
        <w:r>
          <w:rPr>
            <w:rFonts w:ascii="Arial" w:hAnsi="Arial" w:cs="Arial"/>
            <w:color w:val="FF0000"/>
          </w:rPr>
          <w:t xml:space="preserve">(bottom) </w:t>
        </w:r>
      </w:ins>
      <w:ins w:id="12" w:author="Jeremy Ethan Schreier" w:date="2026-05-03T11:31:00Z" w16du:dateUtc="2026-05-03T14:31:00Z">
        <w:r>
          <w:rPr>
            <w:rFonts w:ascii="Arial" w:hAnsi="Arial" w:cs="Arial"/>
            <w:color w:val="FF0000"/>
          </w:rPr>
          <w:t>isotopic enrichment. Lef</w:t>
        </w:r>
      </w:ins>
      <w:ins w:id="13" w:author="Jeremy Ethan Schreier" w:date="2026-05-03T11:32:00Z" w16du:dateUtc="2026-05-03T14:32:00Z">
        <w:r>
          <w:rPr>
            <w:rFonts w:ascii="Arial" w:hAnsi="Arial" w:cs="Arial"/>
            <w:color w:val="FF0000"/>
          </w:rPr>
          <w:t xml:space="preserve">t is abundance of 12C 14N, middle is 13C abundance, right is 15N </w:t>
        </w:r>
        <w:proofErr w:type="spellStart"/>
        <w:r>
          <w:rPr>
            <w:rFonts w:ascii="Arial" w:hAnsi="Arial" w:cs="Arial"/>
            <w:color w:val="FF0000"/>
          </w:rPr>
          <w:t>abundane</w:t>
        </w:r>
        <w:proofErr w:type="spellEnd"/>
        <w:r>
          <w:rPr>
            <w:rFonts w:ascii="Arial" w:hAnsi="Arial" w:cs="Arial"/>
            <w:color w:val="FF0000"/>
          </w:rPr>
          <w:t>. Warmer colors indicate higher abundance of element</w:t>
        </w:r>
      </w:ins>
      <w:ins w:id="14" w:author="Jeremy Ethan Schreier" w:date="2026-05-03T11:33:00Z" w16du:dateUtc="2026-05-03T14:33:00Z">
        <w:r>
          <w:rPr>
            <w:rFonts w:ascii="Arial" w:hAnsi="Arial" w:cs="Arial"/>
            <w:color w:val="FF0000"/>
          </w:rPr>
          <w:t>.</w:t>
        </w:r>
      </w:ins>
    </w:p>
    <w:p w14:paraId="285888C8" w14:textId="16F5D124" w:rsidR="0087491C" w:rsidRDefault="006016BB" w:rsidP="0087491C">
      <w:pPr>
        <w:pStyle w:val="Default"/>
        <w:rPr>
          <w:ins w:id="15" w:author="Jeremy Ethan Schreier" w:date="2026-05-03T11:10:00Z" w16du:dateUtc="2026-05-03T14:10:00Z"/>
          <w:rFonts w:ascii="Arial" w:hAnsi="Arial" w:cs="Arial"/>
          <w:color w:val="FF0000"/>
        </w:rPr>
      </w:pPr>
      <w:ins w:id="16" w:author="Jeremy Ethan Schreier" w:date="2026-05-03T11:31:00Z" w16du:dateUtc="2026-05-03T14:31:00Z">
        <w:r>
          <w:rPr>
            <w:rFonts w:ascii="Arial" w:hAnsi="Arial" w:cs="Arial"/>
            <w:noProof/>
            <w:color w:val="FF0000"/>
          </w:rPr>
          <w:drawing>
            <wp:inline distT="0" distB="0" distL="0" distR="0" wp14:anchorId="6F650181" wp14:editId="796E5C6C">
              <wp:extent cx="5943600" cy="3746500"/>
              <wp:effectExtent l="0" t="0" r="0" b="0"/>
              <wp:docPr id="1374870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0072" name="Picture 1374870072"/>
                      <pic:cNvPicPr/>
                    </pic:nvPicPr>
                    <pic:blipFill>
                      <a:blip r:embed="rId19"/>
                      <a:stretch>
                        <a:fillRect/>
                      </a:stretch>
                    </pic:blipFill>
                    <pic:spPr>
                      <a:xfrm>
                        <a:off x="0" y="0"/>
                        <a:ext cx="5943600" cy="3746500"/>
                      </a:xfrm>
                      <a:prstGeom prst="rect">
                        <a:avLst/>
                      </a:prstGeom>
                    </pic:spPr>
                  </pic:pic>
                </a:graphicData>
              </a:graphic>
            </wp:inline>
          </w:drawing>
        </w:r>
      </w:ins>
    </w:p>
    <w:p w14:paraId="77783046" w14:textId="77777777" w:rsidR="0029331B" w:rsidRDefault="0029331B" w:rsidP="0087491C">
      <w:pPr>
        <w:pStyle w:val="Default"/>
        <w:rPr>
          <w:rFonts w:ascii="Arial" w:hAnsi="Arial" w:cs="Arial"/>
          <w:color w:val="FF0000"/>
        </w:rPr>
      </w:pPr>
    </w:p>
    <w:p w14:paraId="68967229" w14:textId="782E422C" w:rsidR="001963AC" w:rsidRDefault="0087491C" w:rsidP="001963AC">
      <w:pPr>
        <w:pStyle w:val="Default"/>
        <w:rPr>
          <w:rFonts w:ascii="Arial" w:hAnsi="Arial" w:cs="Arial"/>
        </w:rPr>
      </w:pPr>
      <w:r w:rsidRPr="00B1442D">
        <w:rPr>
          <w:rFonts w:ascii="Arial" w:hAnsi="Arial" w:cs="Arial"/>
          <w:color w:val="auto"/>
        </w:rPr>
        <w:t>4-</w:t>
      </w:r>
      <w:r>
        <w:rPr>
          <w:rFonts w:ascii="Arial" w:hAnsi="Arial" w:cs="Arial"/>
          <w:color w:val="auto"/>
        </w:rPr>
        <w:t xml:space="preserve"> </w:t>
      </w:r>
      <w:r w:rsidRPr="0087491C">
        <w:rPr>
          <w:rFonts w:ascii="Arial" w:hAnsi="Arial" w:cs="Arial"/>
          <w:b/>
          <w:color w:val="auto"/>
        </w:rPr>
        <w:t xml:space="preserve">We obtained mostly DOM-free </w:t>
      </w:r>
      <w:proofErr w:type="spellStart"/>
      <w:r w:rsidRPr="0087491C">
        <w:rPr>
          <w:rFonts w:ascii="Arial" w:hAnsi="Arial" w:cs="Arial"/>
          <w:b/>
          <w:color w:val="auto"/>
        </w:rPr>
        <w:t>EhV</w:t>
      </w:r>
      <w:proofErr w:type="spellEnd"/>
      <w:r w:rsidRPr="0087491C">
        <w:rPr>
          <w:rFonts w:ascii="Arial" w:hAnsi="Arial" w:cs="Arial"/>
          <w:b/>
          <w:color w:val="auto"/>
        </w:rPr>
        <w:t xml:space="preserve"> stocks. While our procedure removed a substantial amount of DOM from the V5 lysates, they still contained a considerable DOM</w:t>
      </w:r>
      <w:r>
        <w:rPr>
          <w:rFonts w:ascii="Arial" w:hAnsi="Arial" w:cs="Arial"/>
          <w:b/>
          <w:color w:val="auto"/>
        </w:rPr>
        <w:t>. This was due to the need to use small MWCO membrane to process the lysate because of the small V5-particle size.</w:t>
      </w:r>
      <w:r>
        <w:rPr>
          <w:rFonts w:ascii="Arial" w:hAnsi="Arial" w:cs="Arial"/>
          <w:color w:val="auto"/>
        </w:rPr>
        <w:t xml:space="preserve"> For the purpose of this study, we are considering viral particles as particulate organic matter, despite the commonly accepted operational definition of DOM as the fraction of OM smaller than 0.22 </w:t>
      </w:r>
      <w:r>
        <w:rPr>
          <w:rFonts w:ascii="Calibri" w:hAnsi="Calibri" w:cs="Calibri"/>
          <w:color w:val="auto"/>
        </w:rPr>
        <w:t>µ</w:t>
      </w:r>
      <w:r>
        <w:rPr>
          <w:rFonts w:ascii="Arial" w:hAnsi="Arial" w:cs="Arial"/>
          <w:color w:val="auto"/>
        </w:rPr>
        <w:t xml:space="preserve">m, which includes most known viruses. Lysates of </w:t>
      </w:r>
      <w:proofErr w:type="gramStart"/>
      <w:r>
        <w:rPr>
          <w:rFonts w:ascii="Arial" w:hAnsi="Arial" w:cs="Arial"/>
          <w:color w:val="auto"/>
        </w:rPr>
        <w:t>virally-infected</w:t>
      </w:r>
      <w:proofErr w:type="gramEnd"/>
      <w:r>
        <w:rPr>
          <w:rFonts w:ascii="Arial" w:hAnsi="Arial" w:cs="Arial"/>
          <w:color w:val="auto"/>
        </w:rPr>
        <w:t xml:space="preserve"> </w:t>
      </w:r>
      <w:r>
        <w:rPr>
          <w:rFonts w:ascii="Arial" w:hAnsi="Arial" w:cs="Arial"/>
          <w:i/>
          <w:color w:val="auto"/>
        </w:rPr>
        <w:t xml:space="preserve">R. </w:t>
      </w:r>
      <w:proofErr w:type="spellStart"/>
      <w:r>
        <w:rPr>
          <w:rFonts w:ascii="Arial" w:hAnsi="Arial" w:cs="Arial"/>
          <w:i/>
          <w:color w:val="auto"/>
        </w:rPr>
        <w:t>pomeroyi</w:t>
      </w:r>
      <w:proofErr w:type="spellEnd"/>
      <w:r>
        <w:rPr>
          <w:rFonts w:ascii="Arial" w:hAnsi="Arial" w:cs="Arial"/>
          <w:i/>
          <w:color w:val="auto"/>
        </w:rPr>
        <w:t xml:space="preserve"> </w:t>
      </w:r>
      <w:r>
        <w:rPr>
          <w:rFonts w:ascii="Arial" w:hAnsi="Arial" w:cs="Arial"/>
          <w:color w:val="auto"/>
        </w:rPr>
        <w:t xml:space="preserve">and </w:t>
      </w:r>
      <w:r>
        <w:rPr>
          <w:rFonts w:ascii="Arial" w:hAnsi="Arial" w:cs="Arial"/>
          <w:i/>
          <w:color w:val="auto"/>
        </w:rPr>
        <w:t xml:space="preserve">G. </w:t>
      </w:r>
      <w:proofErr w:type="spellStart"/>
      <w:r>
        <w:rPr>
          <w:rFonts w:ascii="Arial" w:hAnsi="Arial" w:cs="Arial"/>
          <w:i/>
          <w:color w:val="auto"/>
        </w:rPr>
        <w:t>huxleyi</w:t>
      </w:r>
      <w:proofErr w:type="spellEnd"/>
      <w:r>
        <w:rPr>
          <w:rFonts w:ascii="Arial" w:hAnsi="Arial" w:cs="Arial"/>
          <w:color w:val="auto"/>
        </w:rPr>
        <w:t xml:space="preserve"> were filtered through 0.2 </w:t>
      </w:r>
      <w:r>
        <w:rPr>
          <w:rFonts w:ascii="Calibri" w:hAnsi="Calibri" w:cs="Calibri"/>
          <w:color w:val="auto"/>
        </w:rPr>
        <w:t>µ</w:t>
      </w:r>
      <w:r>
        <w:rPr>
          <w:rFonts w:ascii="Arial" w:hAnsi="Arial" w:cs="Arial"/>
          <w:color w:val="auto"/>
        </w:rPr>
        <w:t>m or 0.45</w:t>
      </w:r>
      <w:r w:rsidRPr="00B1442D">
        <w:rPr>
          <w:rFonts w:ascii="Calibri" w:hAnsi="Calibri" w:cs="Calibri"/>
          <w:color w:val="auto"/>
        </w:rPr>
        <w:t xml:space="preserve"> </w:t>
      </w:r>
      <w:r>
        <w:rPr>
          <w:rFonts w:ascii="Calibri" w:hAnsi="Calibri" w:cs="Calibri"/>
          <w:color w:val="auto"/>
        </w:rPr>
        <w:t>µ</w:t>
      </w:r>
      <w:r>
        <w:rPr>
          <w:rFonts w:ascii="Arial" w:hAnsi="Arial" w:cs="Arial"/>
          <w:color w:val="auto"/>
        </w:rPr>
        <w:t xml:space="preserve">m, respectively, to remove large cell debris. The filtrates were concentrated, and small dissolved organic matter (DOM) eliminated by tangential flow filtration with 30 </w:t>
      </w:r>
      <w:proofErr w:type="spellStart"/>
      <w:r>
        <w:rPr>
          <w:rFonts w:ascii="Arial" w:hAnsi="Arial" w:cs="Arial"/>
          <w:color w:val="auto"/>
        </w:rPr>
        <w:t>KDa</w:t>
      </w:r>
      <w:proofErr w:type="spellEnd"/>
      <w:r>
        <w:rPr>
          <w:rFonts w:ascii="Arial" w:hAnsi="Arial" w:cs="Arial"/>
          <w:color w:val="auto"/>
        </w:rPr>
        <w:t xml:space="preserve"> MWCO or 300 </w:t>
      </w:r>
      <w:proofErr w:type="spellStart"/>
      <w:r>
        <w:rPr>
          <w:rFonts w:ascii="Arial" w:hAnsi="Arial" w:cs="Arial"/>
          <w:color w:val="auto"/>
        </w:rPr>
        <w:t>KDa</w:t>
      </w:r>
      <w:proofErr w:type="spellEnd"/>
      <w:r>
        <w:rPr>
          <w:rFonts w:ascii="Arial" w:hAnsi="Arial" w:cs="Arial"/>
          <w:color w:val="auto"/>
        </w:rPr>
        <w:t xml:space="preserve"> MWCO, respectively. One half of each concentrated lysate was then filtered through a 0.02</w:t>
      </w:r>
      <w:r w:rsidRPr="00563C3B">
        <w:rPr>
          <w:rFonts w:ascii="Calibri" w:hAnsi="Calibri" w:cs="Calibri"/>
          <w:color w:val="auto"/>
        </w:rPr>
        <w:t xml:space="preserve"> </w:t>
      </w:r>
      <w:r>
        <w:rPr>
          <w:rFonts w:ascii="Calibri" w:hAnsi="Calibri" w:cs="Calibri"/>
          <w:color w:val="auto"/>
        </w:rPr>
        <w:t>µ</w:t>
      </w:r>
      <w:r>
        <w:rPr>
          <w:rFonts w:ascii="Arial" w:hAnsi="Arial" w:cs="Arial"/>
          <w:color w:val="auto"/>
        </w:rPr>
        <w:t>m   DOC or a 0.1</w:t>
      </w:r>
      <w:r w:rsidRPr="00563C3B">
        <w:rPr>
          <w:rFonts w:ascii="Calibri" w:hAnsi="Calibri" w:cs="Calibri"/>
          <w:color w:val="auto"/>
        </w:rPr>
        <w:t xml:space="preserve"> </w:t>
      </w:r>
      <w:r>
        <w:rPr>
          <w:rFonts w:ascii="Calibri" w:hAnsi="Calibri" w:cs="Calibri"/>
          <w:color w:val="auto"/>
        </w:rPr>
        <w:t>µ</w:t>
      </w:r>
      <w:r>
        <w:rPr>
          <w:rFonts w:ascii="Arial" w:hAnsi="Arial" w:cs="Arial"/>
          <w:color w:val="auto"/>
        </w:rPr>
        <w:t xml:space="preserve">m filter to remove V5 or </w:t>
      </w:r>
      <w:proofErr w:type="spellStart"/>
      <w:r>
        <w:rPr>
          <w:rFonts w:ascii="Arial" w:hAnsi="Arial" w:cs="Arial"/>
          <w:color w:val="auto"/>
        </w:rPr>
        <w:t>EhV</w:t>
      </w:r>
      <w:proofErr w:type="spellEnd"/>
      <w:r>
        <w:rPr>
          <w:rFonts w:ascii="Arial" w:hAnsi="Arial" w:cs="Arial"/>
          <w:color w:val="auto"/>
        </w:rPr>
        <w:t xml:space="preserve"> particles respectively and total DON were measured in the size fractionated viral lysates (with and without viral particles) (analyses performed by Dr. Ouyang, UMCES-Horn Point Laboratory). The table below </w:t>
      </w:r>
      <w:r>
        <w:rPr>
          <w:rFonts w:ascii="Arial" w:hAnsi="Arial" w:cs="Arial"/>
          <w:color w:val="auto"/>
        </w:rPr>
        <w:lastRenderedPageBreak/>
        <w:t>shows DOC and DON concentrations for each viral lysate type and size fraction.</w:t>
      </w:r>
      <w:r w:rsidR="001963AC" w:rsidRPr="001963AC">
        <w:rPr>
          <w:rFonts w:asciiTheme="minorHAnsi" w:hAnsi="Aptos" w:cstheme="minorBidi"/>
          <w:color w:val="000000" w:themeColor="text1"/>
          <w:kern w:val="24"/>
          <w:lang w:eastAsia="es-ES"/>
        </w:rPr>
        <w:t xml:space="preserve"> </w:t>
      </w:r>
      <w:r w:rsidR="001963AC">
        <w:rPr>
          <w:rFonts w:ascii="Arial" w:hAnsi="Arial" w:cs="Arial"/>
          <w:color w:val="000000" w:themeColor="text1"/>
          <w:kern w:val="24"/>
          <w:lang w:eastAsia="es-ES"/>
        </w:rPr>
        <w:t xml:space="preserve">The </w:t>
      </w:r>
      <w:r w:rsidR="001963AC">
        <w:rPr>
          <w:rFonts w:ascii="Arial" w:hAnsi="Arial" w:cs="Arial"/>
          <w:i/>
          <w:color w:val="000000" w:themeColor="text1"/>
          <w:kern w:val="24"/>
          <w:lang w:eastAsia="es-ES"/>
        </w:rPr>
        <w:t xml:space="preserve">G. </w:t>
      </w:r>
      <w:proofErr w:type="spellStart"/>
      <w:r w:rsidR="001963AC">
        <w:rPr>
          <w:rFonts w:ascii="Arial" w:hAnsi="Arial" w:cs="Arial"/>
          <w:i/>
          <w:color w:val="000000" w:themeColor="text1"/>
          <w:kern w:val="24"/>
          <w:lang w:eastAsia="es-ES"/>
        </w:rPr>
        <w:t>huxleyi</w:t>
      </w:r>
      <w:proofErr w:type="spellEnd"/>
      <w:r w:rsidR="001963AC">
        <w:rPr>
          <w:rFonts w:ascii="Arial" w:hAnsi="Arial" w:cs="Arial"/>
        </w:rPr>
        <w:t xml:space="preserve"> viral lysate containing </w:t>
      </w:r>
      <w:proofErr w:type="spellStart"/>
      <w:r w:rsidR="001963AC">
        <w:rPr>
          <w:rFonts w:ascii="Arial" w:hAnsi="Arial" w:cs="Arial"/>
        </w:rPr>
        <w:t>EhVs</w:t>
      </w:r>
      <w:proofErr w:type="spellEnd"/>
      <w:r w:rsidR="001963AC" w:rsidRPr="001963AC">
        <w:rPr>
          <w:rFonts w:ascii="Arial" w:hAnsi="Arial" w:cs="Arial"/>
        </w:rPr>
        <w:t xml:space="preserve"> was concentrated using 300kDa TFF system and washed with ~1 L of ASW. Samples were taken for DOC and TDN analysis before (</w:t>
      </w:r>
      <w:r w:rsidR="001963AC">
        <w:rPr>
          <w:rFonts w:ascii="Arial" w:hAnsi="Arial" w:cs="Arial"/>
          <w:i/>
        </w:rPr>
        <w:t xml:space="preserve">G. </w:t>
      </w:r>
      <w:proofErr w:type="spellStart"/>
      <w:r w:rsidR="001963AC">
        <w:rPr>
          <w:rFonts w:ascii="Arial" w:hAnsi="Arial" w:cs="Arial"/>
          <w:i/>
        </w:rPr>
        <w:t>huxleyi</w:t>
      </w:r>
      <w:proofErr w:type="spellEnd"/>
      <w:r w:rsidR="001963AC" w:rsidRPr="001963AC">
        <w:rPr>
          <w:rFonts w:ascii="Arial" w:hAnsi="Arial" w:cs="Arial"/>
        </w:rPr>
        <w:t xml:space="preserve"> viral lysate) and </w:t>
      </w:r>
      <w:r w:rsidR="001963AC">
        <w:rPr>
          <w:rFonts w:ascii="Arial" w:hAnsi="Arial" w:cs="Arial"/>
        </w:rPr>
        <w:t xml:space="preserve">after </w:t>
      </w:r>
      <w:r w:rsidR="001963AC" w:rsidRPr="001963AC">
        <w:rPr>
          <w:rFonts w:ascii="Arial" w:hAnsi="Arial" w:cs="Arial"/>
        </w:rPr>
        <w:t>c</w:t>
      </w:r>
      <w:r w:rsidR="001963AC">
        <w:rPr>
          <w:rFonts w:ascii="Arial" w:hAnsi="Arial" w:cs="Arial"/>
        </w:rPr>
        <w:t xml:space="preserve">oncentration (concentrated </w:t>
      </w:r>
      <w:proofErr w:type="spellStart"/>
      <w:r w:rsidR="001963AC">
        <w:rPr>
          <w:rFonts w:ascii="Arial" w:hAnsi="Arial" w:cs="Arial"/>
        </w:rPr>
        <w:t>EhVs</w:t>
      </w:r>
      <w:proofErr w:type="spellEnd"/>
      <w:r w:rsidR="001963AC">
        <w:rPr>
          <w:rFonts w:ascii="Arial" w:hAnsi="Arial" w:cs="Arial"/>
        </w:rPr>
        <w:t xml:space="preserve">). The </w:t>
      </w:r>
      <w:r w:rsidR="001963AC" w:rsidRPr="001963AC">
        <w:rPr>
          <w:rFonts w:ascii="Arial" w:hAnsi="Arial" w:cs="Arial"/>
        </w:rPr>
        <w:t>ultra-filtrate</w:t>
      </w:r>
      <w:r w:rsidR="001963AC">
        <w:rPr>
          <w:rFonts w:ascii="Arial" w:hAnsi="Arial" w:cs="Arial"/>
        </w:rPr>
        <w:t xml:space="preserve"> </w:t>
      </w:r>
      <w:r w:rsidR="001963AC" w:rsidRPr="001963AC">
        <w:rPr>
          <w:rFonts w:ascii="Arial" w:hAnsi="Arial" w:cs="Arial"/>
        </w:rPr>
        <w:t>of viral lysa</w:t>
      </w:r>
      <w:r w:rsidR="001963AC">
        <w:rPr>
          <w:rFonts w:ascii="Arial" w:hAnsi="Arial" w:cs="Arial"/>
        </w:rPr>
        <w:t xml:space="preserve">te was measured to determine low molecular weight-DOM (LMW-DOM) removal by tangential flow filtration with a 300 </w:t>
      </w:r>
      <w:proofErr w:type="spellStart"/>
      <w:r w:rsidR="001963AC">
        <w:rPr>
          <w:rFonts w:ascii="Arial" w:hAnsi="Arial" w:cs="Arial"/>
        </w:rPr>
        <w:t>KDa</w:t>
      </w:r>
      <w:proofErr w:type="spellEnd"/>
      <w:r w:rsidR="001963AC">
        <w:rPr>
          <w:rFonts w:ascii="Arial" w:hAnsi="Arial" w:cs="Arial"/>
        </w:rPr>
        <w:t xml:space="preserve"> MWCO cartridge</w:t>
      </w:r>
      <w:r w:rsidR="001963AC" w:rsidRPr="001963AC">
        <w:rPr>
          <w:rFonts w:ascii="Arial" w:hAnsi="Arial" w:cs="Arial"/>
        </w:rPr>
        <w:t xml:space="preserve">. DOC from the LMW-DOM fraction was similar in concentration to the </w:t>
      </w:r>
      <w:r w:rsidR="001963AC">
        <w:rPr>
          <w:rFonts w:ascii="Arial" w:hAnsi="Arial" w:cs="Arial"/>
          <w:i/>
        </w:rPr>
        <w:t xml:space="preserve">G. </w:t>
      </w:r>
      <w:proofErr w:type="spellStart"/>
      <w:r w:rsidR="001963AC">
        <w:rPr>
          <w:rFonts w:ascii="Arial" w:hAnsi="Arial" w:cs="Arial"/>
          <w:i/>
        </w:rPr>
        <w:t>huxleyi</w:t>
      </w:r>
      <w:proofErr w:type="spellEnd"/>
      <w:r w:rsidR="001963AC" w:rsidRPr="001963AC">
        <w:rPr>
          <w:rFonts w:ascii="Arial" w:hAnsi="Arial" w:cs="Arial"/>
        </w:rPr>
        <w:t xml:space="preserve"> viral lysate suggesting most DOC was &lt;300kDa. EhV86 concentrated ~20-fold would have represented ~0.09 ppm DOC in the viral lysate adjusting for the ASW background DOC ((2.65 – 0.9)/20)</w:t>
      </w:r>
      <w:r w:rsidR="001963AC">
        <w:rPr>
          <w:rFonts w:ascii="Arial" w:hAnsi="Arial" w:cs="Arial"/>
        </w:rPr>
        <w:t>.</w:t>
      </w:r>
    </w:p>
    <w:p w14:paraId="21AD7EDB" w14:textId="77777777" w:rsidR="001963AC" w:rsidRDefault="001963AC" w:rsidP="001963AC">
      <w:pPr>
        <w:pStyle w:val="Default"/>
        <w:rPr>
          <w:rFonts w:ascii="Arial" w:hAnsi="Arial" w:cs="Arial"/>
        </w:rPr>
      </w:pPr>
    </w:p>
    <w:p w14:paraId="3C2D5D17" w14:textId="090B27A3" w:rsidR="001963AC" w:rsidRPr="001963AC" w:rsidRDefault="001963AC" w:rsidP="001963AC">
      <w:pPr>
        <w:pStyle w:val="Default"/>
        <w:rPr>
          <w:rFonts w:ascii="Arial" w:hAnsi="Arial" w:cs="Arial"/>
        </w:rPr>
      </w:pPr>
      <w:r w:rsidRPr="001963AC">
        <w:rPr>
          <w:rFonts w:ascii="Arial" w:hAnsi="Arial" w:cs="Arial"/>
          <w:noProof/>
          <w:lang w:val="es-ES" w:eastAsia="es-ES"/>
        </w:rPr>
        <w:drawing>
          <wp:inline distT="0" distB="0" distL="0" distR="0" wp14:anchorId="57849D80" wp14:editId="7D00AEDE">
            <wp:extent cx="5943600" cy="2305842"/>
            <wp:effectExtent l="0" t="0" r="0" b="0"/>
            <wp:docPr id="24" name="Picture 24" descr="C:\Users\jmartinez\Downloads\DOC TDN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martinez\Downloads\DOC TDN tabl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05842"/>
                    </a:xfrm>
                    <a:prstGeom prst="rect">
                      <a:avLst/>
                    </a:prstGeom>
                    <a:noFill/>
                    <a:ln>
                      <a:noFill/>
                    </a:ln>
                  </pic:spPr>
                </pic:pic>
              </a:graphicData>
            </a:graphic>
          </wp:inline>
        </w:drawing>
      </w:r>
    </w:p>
    <w:p w14:paraId="6784224B" w14:textId="73029EE6" w:rsidR="0087491C" w:rsidRDefault="0087491C" w:rsidP="0087491C">
      <w:pPr>
        <w:pStyle w:val="Default"/>
        <w:rPr>
          <w:rFonts w:ascii="Arial" w:hAnsi="Arial" w:cs="Arial"/>
          <w:color w:val="auto"/>
        </w:rPr>
      </w:pPr>
    </w:p>
    <w:p w14:paraId="53247594" w14:textId="77777777" w:rsidR="0087491C" w:rsidRDefault="0087491C" w:rsidP="0087491C">
      <w:pPr>
        <w:pStyle w:val="Default"/>
        <w:rPr>
          <w:rFonts w:ascii="Arial" w:hAnsi="Arial" w:cs="Arial"/>
          <w:color w:val="auto"/>
        </w:rPr>
      </w:pPr>
    </w:p>
    <w:p w14:paraId="2190259D" w14:textId="394500A6" w:rsidR="00E32861" w:rsidRDefault="00E32861" w:rsidP="00E32861">
      <w:pPr>
        <w:pStyle w:val="Default"/>
        <w:rPr>
          <w:rFonts w:ascii="Arial" w:hAnsi="Arial" w:cs="Arial"/>
          <w:color w:val="auto"/>
        </w:rPr>
      </w:pPr>
      <w:r w:rsidRPr="00E32861">
        <w:rPr>
          <w:rFonts w:ascii="Arial" w:hAnsi="Arial" w:cs="Arial"/>
          <w:color w:val="auto"/>
        </w:rPr>
        <w:t xml:space="preserve">5- </w:t>
      </w:r>
      <w:r w:rsidRPr="00CD5099">
        <w:rPr>
          <w:rFonts w:ascii="Arial" w:hAnsi="Arial" w:cs="Arial"/>
          <w:b/>
          <w:color w:val="auto"/>
        </w:rPr>
        <w:t>Completed a seven-day (4/22/2026-4/29/2026) grazing experiment at the Bermuda Institute of Ocean Sciences with seawater collected at BATS on 4/21/2026.</w:t>
      </w:r>
      <w:r w:rsidRPr="00E32861">
        <w:rPr>
          <w:rFonts w:ascii="Arial" w:hAnsi="Arial" w:cs="Arial"/>
          <w:color w:val="auto"/>
        </w:rPr>
        <w:t xml:space="preserve"> At the time of submitting this report, we are running an analogous experiment (4/30/2026-5/6/2026) with seawater collected at BATS on 4/29/2026. The goal is to confirm reproducibility of findings with a site and season.</w:t>
      </w:r>
      <w:r w:rsidR="00CD5099">
        <w:rPr>
          <w:rFonts w:ascii="Arial" w:hAnsi="Arial" w:cs="Arial"/>
          <w:color w:val="auto"/>
        </w:rPr>
        <w:t xml:space="preserve"> The experimental design is depicted in the figure below:</w:t>
      </w:r>
    </w:p>
    <w:p w14:paraId="2736C5C2" w14:textId="7B4D7B10" w:rsidR="00CD5099" w:rsidRDefault="00CD5099" w:rsidP="00E32861">
      <w:pPr>
        <w:pStyle w:val="Default"/>
        <w:rPr>
          <w:rFonts w:ascii="Arial" w:hAnsi="Arial" w:cs="Arial"/>
          <w:color w:val="auto"/>
        </w:rPr>
      </w:pPr>
    </w:p>
    <w:p w14:paraId="667721FA" w14:textId="74894708" w:rsidR="00CD5099" w:rsidRPr="00CD5099" w:rsidRDefault="00AD066B" w:rsidP="00E32861">
      <w:pPr>
        <w:pStyle w:val="Default"/>
        <w:rPr>
          <w:rFonts w:ascii="Arial" w:hAnsi="Arial" w:cs="Arial"/>
          <w:color w:val="FF0000"/>
        </w:rPr>
      </w:pPr>
      <w:r w:rsidRPr="00AD066B">
        <w:rPr>
          <w:rFonts w:ascii="Arial" w:hAnsi="Arial" w:cs="Arial"/>
          <w:noProof/>
          <w:color w:val="FF0000"/>
          <w:lang w:val="es-ES" w:eastAsia="es-ES"/>
        </w:rPr>
        <w:lastRenderedPageBreak/>
        <w:drawing>
          <wp:inline distT="0" distB="0" distL="0" distR="0" wp14:anchorId="143D9F33" wp14:editId="7199B061">
            <wp:extent cx="3962026" cy="2496709"/>
            <wp:effectExtent l="0" t="0" r="635" b="0"/>
            <wp:docPr id="23" name="Picture 23" descr="C:\Users\jmartinez\Downloads\Bermuda Spring Exp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martinez\Downloads\Bermuda Spring Exp desig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224" cy="2508807"/>
                    </a:xfrm>
                    <a:prstGeom prst="rect">
                      <a:avLst/>
                    </a:prstGeom>
                    <a:noFill/>
                    <a:ln>
                      <a:noFill/>
                    </a:ln>
                  </pic:spPr>
                </pic:pic>
              </a:graphicData>
            </a:graphic>
          </wp:inline>
        </w:drawing>
      </w:r>
      <w:r w:rsidR="00CD5099">
        <w:rPr>
          <w:rFonts w:ascii="Arial" w:hAnsi="Arial" w:cs="Arial"/>
          <w:color w:val="FF0000"/>
        </w:rPr>
        <w:t xml:space="preserve"> </w:t>
      </w:r>
    </w:p>
    <w:p w14:paraId="33740468" w14:textId="59CC46BD" w:rsidR="00E32861" w:rsidRDefault="00CD5099" w:rsidP="0087491C">
      <w:pPr>
        <w:pStyle w:val="Default"/>
        <w:rPr>
          <w:rFonts w:ascii="Arial" w:hAnsi="Arial" w:cs="Arial"/>
          <w:color w:val="auto"/>
        </w:rPr>
      </w:pPr>
      <w:r>
        <w:rPr>
          <w:rFonts w:ascii="Arial" w:hAnsi="Arial" w:cs="Arial"/>
          <w:color w:val="auto"/>
        </w:rPr>
        <w:t xml:space="preserve">We collected and archived samples for flow cytometric enumeration of virus particles, bacteria, and protists on a daily basis, for light microscopy and </w:t>
      </w:r>
      <w:proofErr w:type="spellStart"/>
      <w:r>
        <w:rPr>
          <w:rFonts w:ascii="Arial" w:hAnsi="Arial" w:cs="Arial"/>
          <w:color w:val="auto"/>
        </w:rPr>
        <w:t>nanoSIMS</w:t>
      </w:r>
      <w:proofErr w:type="spellEnd"/>
      <w:r>
        <w:rPr>
          <w:rFonts w:ascii="Arial" w:hAnsi="Arial" w:cs="Arial"/>
          <w:color w:val="auto"/>
        </w:rPr>
        <w:t xml:space="preserve"> analysis every other day, and for taxonomic characterization of the microbial communities at the beginning and end of the experiment.</w:t>
      </w:r>
    </w:p>
    <w:p w14:paraId="0CC29901" w14:textId="207474C3" w:rsidR="00CD5099" w:rsidRDefault="00CD5099" w:rsidP="0087491C">
      <w:pPr>
        <w:pStyle w:val="Default"/>
        <w:rPr>
          <w:rFonts w:ascii="Arial" w:hAnsi="Arial" w:cs="Arial"/>
          <w:color w:val="auto"/>
        </w:rPr>
      </w:pPr>
    </w:p>
    <w:p w14:paraId="2EB01590" w14:textId="6BF0F32F" w:rsidR="00CD5099" w:rsidRDefault="00CD5099" w:rsidP="0087491C">
      <w:pPr>
        <w:pStyle w:val="Default"/>
        <w:rPr>
          <w:rFonts w:ascii="Arial" w:hAnsi="Arial" w:cs="Arial"/>
          <w:color w:val="auto"/>
        </w:rPr>
      </w:pPr>
      <w:r>
        <w:rPr>
          <w:rFonts w:ascii="Arial" w:hAnsi="Arial" w:cs="Arial"/>
          <w:color w:val="auto"/>
        </w:rPr>
        <w:t>Preliminary</w:t>
      </w:r>
      <w:r w:rsidR="00FE708A">
        <w:rPr>
          <w:rFonts w:ascii="Arial" w:hAnsi="Arial" w:cs="Arial"/>
          <w:color w:val="auto"/>
        </w:rPr>
        <w:t>, qualitative</w:t>
      </w:r>
      <w:r>
        <w:rPr>
          <w:rFonts w:ascii="Arial" w:hAnsi="Arial" w:cs="Arial"/>
          <w:color w:val="auto"/>
        </w:rPr>
        <w:t xml:space="preserve"> microscopy exploration of the seawater collected at BATS for the incubation experi</w:t>
      </w:r>
      <w:r w:rsidR="00FE708A">
        <w:rPr>
          <w:rFonts w:ascii="Arial" w:hAnsi="Arial" w:cs="Arial"/>
          <w:color w:val="auto"/>
        </w:rPr>
        <w:t>ments revealed a range of autotrophs, heterotrophs, and putative mixotrophs.</w:t>
      </w:r>
    </w:p>
    <w:p w14:paraId="6336CED5" w14:textId="38A3A980" w:rsidR="00FE708A" w:rsidRDefault="00FE708A" w:rsidP="0087491C">
      <w:pPr>
        <w:pStyle w:val="Default"/>
        <w:rPr>
          <w:rFonts w:ascii="Arial" w:hAnsi="Arial" w:cs="Arial"/>
          <w:color w:val="auto"/>
        </w:rPr>
      </w:pPr>
      <w:r w:rsidRPr="00FE708A">
        <w:rPr>
          <w:rFonts w:ascii="Arial" w:hAnsi="Arial" w:cs="Arial"/>
          <w:noProof/>
          <w:color w:val="auto"/>
          <w:lang w:val="es-ES" w:eastAsia="es-ES"/>
        </w:rPr>
        <w:drawing>
          <wp:anchor distT="0" distB="0" distL="114300" distR="114300" simplePos="0" relativeHeight="251669504" behindDoc="0" locked="0" layoutInCell="1" allowOverlap="1" wp14:anchorId="6EECAAD5" wp14:editId="79AA70EF">
            <wp:simplePos x="0" y="0"/>
            <wp:positionH relativeFrom="margin">
              <wp:align>left</wp:align>
            </wp:positionH>
            <wp:positionV relativeFrom="paragraph">
              <wp:posOffset>51698</wp:posOffset>
            </wp:positionV>
            <wp:extent cx="3700732" cy="2119883"/>
            <wp:effectExtent l="0" t="0" r="0" b="0"/>
            <wp:wrapSquare wrapText="bothSides"/>
            <wp:docPr id="22" name="Picture 22" descr="C:\Users\jmartinez\Downloads\protists micro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martinez\Downloads\protists microscop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0732" cy="2119883"/>
                    </a:xfrm>
                    <a:prstGeom prst="rect">
                      <a:avLst/>
                    </a:prstGeom>
                    <a:noFill/>
                    <a:ln>
                      <a:noFill/>
                    </a:ln>
                  </pic:spPr>
                </pic:pic>
              </a:graphicData>
            </a:graphic>
          </wp:anchor>
        </w:drawing>
      </w:r>
    </w:p>
    <w:p w14:paraId="212C41B5" w14:textId="368F75B6" w:rsidR="00FE708A" w:rsidRDefault="00FE708A" w:rsidP="00FE708A">
      <w:pPr>
        <w:pStyle w:val="Default"/>
        <w:rPr>
          <w:rFonts w:ascii="Arial" w:hAnsi="Arial" w:cs="Arial"/>
          <w:sz w:val="20"/>
          <w:szCs w:val="20"/>
        </w:rPr>
      </w:pPr>
      <w:r w:rsidRPr="00FE708A">
        <w:rPr>
          <w:rFonts w:ascii="Arial" w:hAnsi="Arial" w:cs="Arial"/>
          <w:sz w:val="20"/>
          <w:szCs w:val="20"/>
        </w:rPr>
        <w:t xml:space="preserve">A= heterotroph protist, </w:t>
      </w:r>
    </w:p>
    <w:p w14:paraId="1DE53C32" w14:textId="77777777" w:rsidR="00FE708A" w:rsidRDefault="00FE708A" w:rsidP="00FE708A">
      <w:pPr>
        <w:pStyle w:val="Default"/>
        <w:rPr>
          <w:rFonts w:ascii="Arial" w:hAnsi="Arial" w:cs="Arial"/>
          <w:sz w:val="20"/>
          <w:szCs w:val="20"/>
        </w:rPr>
      </w:pPr>
      <w:r w:rsidRPr="00FE708A">
        <w:rPr>
          <w:rFonts w:ascii="Arial" w:hAnsi="Arial" w:cs="Arial"/>
          <w:sz w:val="20"/>
          <w:szCs w:val="20"/>
        </w:rPr>
        <w:t xml:space="preserve">B=mixotroph or autotroph, </w:t>
      </w:r>
    </w:p>
    <w:p w14:paraId="6D4B1441" w14:textId="77777777" w:rsidR="00FE708A" w:rsidRDefault="00FE708A" w:rsidP="00FE708A">
      <w:pPr>
        <w:pStyle w:val="Default"/>
        <w:rPr>
          <w:rFonts w:ascii="Arial" w:hAnsi="Arial" w:cs="Arial"/>
          <w:sz w:val="20"/>
          <w:szCs w:val="20"/>
        </w:rPr>
      </w:pPr>
      <w:r w:rsidRPr="00FE708A">
        <w:rPr>
          <w:rFonts w:ascii="Arial" w:hAnsi="Arial" w:cs="Arial"/>
          <w:sz w:val="20"/>
          <w:szCs w:val="20"/>
        </w:rPr>
        <w:t xml:space="preserve">C= Heterotrophic protist, white arrow showing ingested phytoplankton cell, </w:t>
      </w:r>
    </w:p>
    <w:p w14:paraId="78BE2880" w14:textId="3FC37355" w:rsidR="00FE708A" w:rsidRDefault="00FE708A" w:rsidP="00FE708A">
      <w:pPr>
        <w:pStyle w:val="Default"/>
        <w:rPr>
          <w:rFonts w:ascii="Arial" w:hAnsi="Arial" w:cs="Arial"/>
          <w:sz w:val="20"/>
          <w:szCs w:val="20"/>
        </w:rPr>
      </w:pPr>
      <w:r w:rsidRPr="00FE708A">
        <w:rPr>
          <w:rFonts w:ascii="Arial" w:hAnsi="Arial" w:cs="Arial"/>
          <w:sz w:val="20"/>
          <w:szCs w:val="20"/>
        </w:rPr>
        <w:t xml:space="preserve">D=Heterotrophic protist, </w:t>
      </w:r>
    </w:p>
    <w:p w14:paraId="7E24027B" w14:textId="7DCB1082" w:rsidR="00FE708A" w:rsidRPr="00FE708A" w:rsidRDefault="00FE708A" w:rsidP="00FE708A">
      <w:pPr>
        <w:pStyle w:val="Default"/>
        <w:rPr>
          <w:rFonts w:ascii="Arial" w:hAnsi="Arial" w:cs="Arial"/>
          <w:sz w:val="20"/>
          <w:szCs w:val="20"/>
        </w:rPr>
      </w:pPr>
      <w:r w:rsidRPr="00FE708A">
        <w:rPr>
          <w:rFonts w:ascii="Arial" w:hAnsi="Arial" w:cs="Arial"/>
          <w:sz w:val="20"/>
          <w:szCs w:val="20"/>
        </w:rPr>
        <w:t>E=Mixotroph or autotroph</w:t>
      </w:r>
    </w:p>
    <w:p w14:paraId="1067BEE3" w14:textId="1F0B9C4E" w:rsidR="00FE708A" w:rsidRDefault="00FE708A" w:rsidP="0087491C">
      <w:pPr>
        <w:pStyle w:val="Default"/>
        <w:rPr>
          <w:rFonts w:ascii="Arial" w:hAnsi="Arial" w:cs="Arial"/>
          <w:color w:val="auto"/>
        </w:rPr>
      </w:pPr>
    </w:p>
    <w:p w14:paraId="1FA8FD66" w14:textId="055CA1D2" w:rsidR="00FE708A" w:rsidRDefault="00FE708A" w:rsidP="0087491C">
      <w:pPr>
        <w:pStyle w:val="Default"/>
        <w:rPr>
          <w:rFonts w:ascii="Arial" w:hAnsi="Arial" w:cs="Arial"/>
          <w:color w:val="auto"/>
        </w:rPr>
      </w:pPr>
    </w:p>
    <w:p w14:paraId="4DB8A026" w14:textId="403C3347" w:rsidR="00FE708A" w:rsidRDefault="00FE708A" w:rsidP="0087491C">
      <w:pPr>
        <w:pStyle w:val="Default"/>
        <w:rPr>
          <w:rFonts w:ascii="Arial" w:hAnsi="Arial" w:cs="Arial"/>
          <w:color w:val="auto"/>
        </w:rPr>
      </w:pPr>
    </w:p>
    <w:p w14:paraId="60881437" w14:textId="5F7C719F" w:rsidR="00FE708A" w:rsidRDefault="00FE708A" w:rsidP="0087491C">
      <w:pPr>
        <w:pStyle w:val="Default"/>
        <w:rPr>
          <w:rFonts w:ascii="Arial" w:hAnsi="Arial" w:cs="Arial"/>
          <w:color w:val="auto"/>
        </w:rPr>
      </w:pPr>
    </w:p>
    <w:p w14:paraId="441FD354" w14:textId="77777777" w:rsidR="00FE708A" w:rsidRPr="00CD5099" w:rsidRDefault="00FE708A" w:rsidP="0087491C">
      <w:pPr>
        <w:pStyle w:val="Default"/>
        <w:rPr>
          <w:rFonts w:ascii="Arial" w:hAnsi="Arial" w:cs="Arial"/>
          <w:color w:val="auto"/>
        </w:rPr>
      </w:pPr>
    </w:p>
    <w:p w14:paraId="3E9D0122" w14:textId="33DFAFD2" w:rsidR="0048503C" w:rsidRPr="00C8177C" w:rsidRDefault="0048503C" w:rsidP="0048503C">
      <w:pPr>
        <w:pStyle w:val="Default"/>
        <w:rPr>
          <w:rFonts w:ascii="Arial" w:hAnsi="Arial" w:cs="Arial"/>
          <w:color w:val="007D96"/>
        </w:rPr>
      </w:pPr>
    </w:p>
    <w:p w14:paraId="370D3B21" w14:textId="77777777" w:rsidR="009A2EDF" w:rsidRDefault="009A2EDF" w:rsidP="00D25A48">
      <w:pPr>
        <w:pStyle w:val="Pa4"/>
        <w:spacing w:before="80" w:after="60"/>
        <w:ind w:left="-540"/>
        <w:rPr>
          <w:rStyle w:val="A5"/>
          <w:rFonts w:ascii="Arial" w:hAnsi="Arial" w:cs="Arial"/>
          <w:color w:val="007D96"/>
        </w:rPr>
      </w:pPr>
    </w:p>
    <w:p w14:paraId="7FBCEBF9" w14:textId="36FD8612" w:rsidR="0048503C" w:rsidRPr="00D25A48" w:rsidRDefault="002A73D1" w:rsidP="00D25A48">
      <w:pPr>
        <w:pStyle w:val="Pa4"/>
        <w:spacing w:before="80" w:after="60"/>
        <w:ind w:left="-540"/>
        <w:rPr>
          <w:rFonts w:ascii="Arial" w:hAnsi="Arial" w:cs="Arial"/>
          <w:color w:val="000000" w:themeColor="text1"/>
        </w:rPr>
      </w:pPr>
      <w:r w:rsidRPr="00C8177C">
        <w:rPr>
          <w:rStyle w:val="A5"/>
          <w:rFonts w:ascii="Arial" w:hAnsi="Arial" w:cs="Arial"/>
          <w:color w:val="007D96"/>
        </w:rPr>
        <w:t xml:space="preserve">Key outcomes or </w:t>
      </w:r>
      <w:r w:rsidR="0048503C" w:rsidRPr="00C8177C">
        <w:rPr>
          <w:rStyle w:val="A5"/>
          <w:rFonts w:ascii="Arial" w:hAnsi="Arial" w:cs="Arial"/>
          <w:color w:val="007D96"/>
        </w:rPr>
        <w:t>o</w:t>
      </w:r>
      <w:r w:rsidRPr="00C8177C">
        <w:rPr>
          <w:rStyle w:val="A5"/>
          <w:rFonts w:ascii="Arial" w:hAnsi="Arial" w:cs="Arial"/>
          <w:color w:val="007D96"/>
        </w:rPr>
        <w:t>ther achievements:</w:t>
      </w:r>
      <w:r w:rsidRPr="00D25A48">
        <w:rPr>
          <w:rStyle w:val="A5"/>
          <w:rFonts w:ascii="Arial" w:hAnsi="Arial" w:cs="Arial"/>
          <w:color w:val="000000" w:themeColor="text1"/>
        </w:rPr>
        <w:t xml:space="preserve"> </w:t>
      </w:r>
    </w:p>
    <w:p w14:paraId="0DB5A4B9" w14:textId="24169376" w:rsidR="0048503C" w:rsidRPr="00D25A48" w:rsidRDefault="0048503C" w:rsidP="0048503C">
      <w:pPr>
        <w:pStyle w:val="Default"/>
        <w:rPr>
          <w:rFonts w:ascii="Arial" w:hAnsi="Arial" w:cs="Arial"/>
          <w:color w:val="000000" w:themeColor="text1"/>
        </w:rPr>
      </w:pPr>
    </w:p>
    <w:p w14:paraId="0C7D0B07" w14:textId="77777777" w:rsidR="0048503C" w:rsidRPr="00D25A48" w:rsidRDefault="0048503C" w:rsidP="0048503C">
      <w:pPr>
        <w:pStyle w:val="Default"/>
        <w:rPr>
          <w:rFonts w:ascii="Arial" w:hAnsi="Arial" w:cs="Arial"/>
          <w:color w:val="000000" w:themeColor="text1"/>
        </w:rPr>
      </w:pPr>
    </w:p>
    <w:p w14:paraId="4D015E30" w14:textId="15224F7E" w:rsidR="0048503C" w:rsidRPr="00D25A48" w:rsidRDefault="002A73D1" w:rsidP="00D25A48">
      <w:pPr>
        <w:pStyle w:val="Pa4"/>
        <w:spacing w:before="80" w:after="60"/>
        <w:ind w:left="-540"/>
        <w:rPr>
          <w:rFonts w:ascii="Georgia" w:hAnsi="Georgia" w:cs="Arial"/>
          <w:color w:val="303C53"/>
        </w:rPr>
      </w:pPr>
      <w:r w:rsidRPr="00D25A48">
        <w:rPr>
          <w:rStyle w:val="A4"/>
          <w:rFonts w:ascii="Georgia" w:hAnsi="Georgia" w:cs="Arial"/>
          <w:color w:val="303C53"/>
        </w:rPr>
        <w:t xml:space="preserve">What opportunities for training and professional development has the project provided? </w:t>
      </w:r>
    </w:p>
    <w:p w14:paraId="48873300" w14:textId="77777777" w:rsidR="0048503C" w:rsidRPr="00D25A48" w:rsidRDefault="0048503C" w:rsidP="0048503C">
      <w:pPr>
        <w:pStyle w:val="Default"/>
        <w:rPr>
          <w:rFonts w:ascii="Georgia" w:hAnsi="Georgia" w:cs="Arial"/>
          <w:color w:val="303C53"/>
        </w:rPr>
      </w:pPr>
    </w:p>
    <w:p w14:paraId="05BC5F7F" w14:textId="120F4066" w:rsidR="0048503C" w:rsidRDefault="009A2EDF" w:rsidP="0048503C">
      <w:pPr>
        <w:pStyle w:val="Default"/>
        <w:rPr>
          <w:rFonts w:ascii="Arial" w:hAnsi="Arial" w:cs="Arial"/>
          <w:color w:val="auto"/>
        </w:rPr>
      </w:pPr>
      <w:r w:rsidRPr="003F1364">
        <w:rPr>
          <w:rFonts w:ascii="Arial" w:hAnsi="Arial" w:cs="Arial"/>
          <w:color w:val="auto"/>
        </w:rPr>
        <w:t xml:space="preserve">An Assistant Research Scientist/Postdoctoral Researcher (Dr. Schreier) has been </w:t>
      </w:r>
      <w:r w:rsidRPr="003F1364">
        <w:rPr>
          <w:rFonts w:ascii="Arial" w:hAnsi="Arial" w:cs="Arial"/>
          <w:color w:val="auto"/>
        </w:rPr>
        <w:lastRenderedPageBreak/>
        <w:t xml:space="preserve">recruited with funding from this award. This </w:t>
      </w:r>
      <w:r w:rsidR="003F1364" w:rsidRPr="003F1364">
        <w:rPr>
          <w:rFonts w:ascii="Arial" w:hAnsi="Arial" w:cs="Arial"/>
          <w:color w:val="auto"/>
        </w:rPr>
        <w:t>project</w:t>
      </w:r>
      <w:r w:rsidRPr="003F1364">
        <w:rPr>
          <w:rFonts w:ascii="Arial" w:hAnsi="Arial" w:cs="Arial"/>
          <w:color w:val="auto"/>
        </w:rPr>
        <w:t xml:space="preserve"> is providing training in a research area new </w:t>
      </w:r>
      <w:r w:rsidR="003F1364" w:rsidRPr="003F1364">
        <w:rPr>
          <w:rFonts w:ascii="Arial" w:hAnsi="Arial" w:cs="Arial"/>
          <w:color w:val="auto"/>
        </w:rPr>
        <w:t xml:space="preserve">to him. So far, Dr. Schreier has been given a leadership role in designing and performing the experiments to deliver the project’s goals, with guidance and training from PI Martínez and through discussions with the rest of the project’s collaborators. This training is critical for shaping Dr. Schreier experience and becoming an independent senior scientist and a leader in the field. </w:t>
      </w:r>
    </w:p>
    <w:p w14:paraId="6E2639AE" w14:textId="4B7FC3FE" w:rsidR="00CB0DD3" w:rsidRDefault="00CB0DD3" w:rsidP="0048503C">
      <w:pPr>
        <w:pStyle w:val="Default"/>
        <w:rPr>
          <w:rFonts w:ascii="Arial" w:hAnsi="Arial" w:cs="Arial"/>
          <w:color w:val="auto"/>
        </w:rPr>
      </w:pPr>
    </w:p>
    <w:p w14:paraId="7F8EC3CE" w14:textId="78FC86CE" w:rsidR="00CB0DD3" w:rsidRPr="00CB0DD3" w:rsidRDefault="00CB0DD3" w:rsidP="0048503C">
      <w:pPr>
        <w:pStyle w:val="Default"/>
        <w:rPr>
          <w:rFonts w:ascii="Georgia" w:hAnsi="Georgia" w:cs="Arial"/>
          <w:color w:val="FF0000"/>
        </w:rPr>
      </w:pPr>
      <w:r>
        <w:rPr>
          <w:rFonts w:ascii="Arial" w:hAnsi="Arial" w:cs="Arial"/>
          <w:color w:val="FF0000"/>
        </w:rPr>
        <w:t>@David, training at UTK?</w:t>
      </w:r>
    </w:p>
    <w:p w14:paraId="26A82C1B" w14:textId="77777777" w:rsidR="0048503C" w:rsidRPr="00D25A48" w:rsidRDefault="0048503C" w:rsidP="0048503C">
      <w:pPr>
        <w:pStyle w:val="Default"/>
        <w:rPr>
          <w:rFonts w:ascii="Georgia" w:hAnsi="Georgia" w:cs="Arial"/>
          <w:color w:val="303C53"/>
        </w:rPr>
      </w:pPr>
    </w:p>
    <w:p w14:paraId="1CB0DEA7" w14:textId="77777777" w:rsidR="0048503C" w:rsidRPr="00D25A48" w:rsidRDefault="0048503C" w:rsidP="0048503C">
      <w:pPr>
        <w:pStyle w:val="Default"/>
        <w:rPr>
          <w:rFonts w:ascii="Georgia" w:hAnsi="Georgia" w:cs="Arial"/>
          <w:color w:val="303C53"/>
        </w:rPr>
      </w:pPr>
    </w:p>
    <w:p w14:paraId="485A7426" w14:textId="77777777" w:rsidR="002A73D1" w:rsidRPr="00D25A48" w:rsidRDefault="002A73D1" w:rsidP="0048503C">
      <w:pPr>
        <w:pStyle w:val="Pa4"/>
        <w:spacing w:before="80" w:after="60"/>
        <w:ind w:left="-540"/>
        <w:rPr>
          <w:rStyle w:val="A4"/>
          <w:rFonts w:ascii="Georgia" w:hAnsi="Georgia" w:cs="Arial"/>
          <w:color w:val="303C53"/>
        </w:rPr>
      </w:pPr>
      <w:r w:rsidRPr="00D25A48">
        <w:rPr>
          <w:rStyle w:val="A4"/>
          <w:rFonts w:ascii="Georgia" w:hAnsi="Georgia" w:cs="Arial"/>
          <w:color w:val="303C53"/>
        </w:rPr>
        <w:t xml:space="preserve">How have the results been disseminated to communities of interest? </w:t>
      </w:r>
    </w:p>
    <w:p w14:paraId="501A5E19" w14:textId="168E9009" w:rsidR="00CB0DD3" w:rsidRDefault="00CB0DD3" w:rsidP="00CB0DD3">
      <w:pPr>
        <w:pStyle w:val="Default"/>
        <w:rPr>
          <w:rFonts w:ascii="Arial" w:hAnsi="Arial" w:cs="Arial"/>
        </w:rPr>
      </w:pPr>
      <w:r>
        <w:rPr>
          <w:rFonts w:ascii="Arial" w:hAnsi="Arial" w:cs="Arial"/>
        </w:rPr>
        <w:t>Martínez scientific presentations:</w:t>
      </w:r>
    </w:p>
    <w:p w14:paraId="65322006" w14:textId="198B64FD" w:rsidR="00CB0DD3" w:rsidRPr="00CB0DD3" w:rsidRDefault="00CB0DD3" w:rsidP="00CB0DD3">
      <w:pPr>
        <w:spacing w:before="70" w:afterLines="50" w:after="120"/>
        <w:ind w:left="360" w:hanging="360"/>
        <w:rPr>
          <w:rFonts w:ascii="Arial" w:hAnsi="Arial" w:cs="Arial"/>
          <w:bCs/>
        </w:rPr>
      </w:pPr>
      <w:r w:rsidRPr="00CB0DD3">
        <w:rPr>
          <w:rFonts w:ascii="Arial" w:hAnsi="Arial" w:cs="Arial"/>
          <w:bCs/>
        </w:rPr>
        <w:t xml:space="preserve">Apr 24, 2026, Bermuda Institute of Ocean Sciences, Wind Talks. </w:t>
      </w:r>
      <w:r w:rsidRPr="00CB0DD3">
        <w:rPr>
          <w:rFonts w:ascii="Arial" w:hAnsi="Arial" w:cs="Arial"/>
          <w:b/>
          <w:bCs/>
          <w:i/>
        </w:rPr>
        <w:t>Invited.</w:t>
      </w:r>
      <w:r w:rsidRPr="00CB0DD3">
        <w:rPr>
          <w:rFonts w:ascii="Arial" w:hAnsi="Arial" w:cs="Arial"/>
          <w:bCs/>
        </w:rPr>
        <w:t xml:space="preserve"> Viral modulation of nutrient flow in the ocean: Viruses on the menu. (This presentation took place during the first round of experiments with BATS Spring seawater, the project idea, goals, and preliminary findings were shared. An audience of about 30 people included faculty, students, and visiting scientist).</w:t>
      </w:r>
    </w:p>
    <w:p w14:paraId="4F037453" w14:textId="6F5896CC" w:rsidR="00CB0DD3" w:rsidRDefault="00CB0DD3" w:rsidP="00CB0DD3">
      <w:pPr>
        <w:spacing w:before="70" w:afterLines="50" w:after="120"/>
        <w:ind w:left="360" w:hanging="360"/>
        <w:rPr>
          <w:rFonts w:ascii="Arial" w:hAnsi="Arial" w:cs="Arial"/>
          <w:bCs/>
        </w:rPr>
      </w:pPr>
      <w:r w:rsidRPr="00CB0DD3">
        <w:rPr>
          <w:rFonts w:ascii="Arial" w:hAnsi="Arial" w:cs="Arial"/>
          <w:bCs/>
        </w:rPr>
        <w:t>Dec 2025 – Jan 2026, UMCES CBL, AL, HPL, IMET tenure talk. An ocean of viruses, an ocean of research opportunities. (This talk presented in person at each of the UMCES campus was a requirement for PI Martínez tenure application and included a component about virovory research plans and preliminary findings supported by this award)</w:t>
      </w:r>
      <w:r>
        <w:rPr>
          <w:rFonts w:ascii="Arial" w:hAnsi="Arial" w:cs="Arial"/>
          <w:bCs/>
        </w:rPr>
        <w:t>.</w:t>
      </w:r>
    </w:p>
    <w:p w14:paraId="349DF783" w14:textId="2B2D298B" w:rsidR="00CB0DD3" w:rsidRDefault="00CB0DD3" w:rsidP="00CB0DD3">
      <w:pPr>
        <w:spacing w:before="70" w:afterLines="50" w:after="120"/>
        <w:ind w:left="360" w:hanging="360"/>
        <w:rPr>
          <w:rFonts w:ascii="Arial" w:hAnsi="Arial" w:cs="Arial"/>
          <w:bCs/>
        </w:rPr>
      </w:pPr>
    </w:p>
    <w:p w14:paraId="48465A0C" w14:textId="446C64B4" w:rsidR="00CB0DD3" w:rsidRDefault="00CB0DD3" w:rsidP="00CB0DD3">
      <w:pPr>
        <w:pStyle w:val="Default"/>
        <w:rPr>
          <w:rFonts w:ascii="Arial" w:hAnsi="Arial" w:cs="Arial"/>
        </w:rPr>
      </w:pPr>
      <w:r>
        <w:rPr>
          <w:rFonts w:ascii="Arial" w:hAnsi="Arial" w:cs="Arial"/>
        </w:rPr>
        <w:t>Martínez outreach and broader education:</w:t>
      </w:r>
    </w:p>
    <w:p w14:paraId="7E9F81E0" w14:textId="54C4674F" w:rsidR="00CB0DD3" w:rsidRDefault="00EA145D" w:rsidP="00CB0DD3">
      <w:pPr>
        <w:spacing w:before="70" w:afterLines="50" w:after="120"/>
        <w:ind w:left="360" w:hanging="360"/>
        <w:rPr>
          <w:rFonts w:ascii="Arial" w:hAnsi="Arial" w:cs="Arial"/>
          <w:bCs/>
        </w:rPr>
      </w:pPr>
      <w:r>
        <w:rPr>
          <w:rFonts w:ascii="Arial" w:hAnsi="Arial" w:cs="Arial"/>
          <w:bCs/>
        </w:rPr>
        <w:t>Developed and led a hands-on “</w:t>
      </w:r>
      <w:proofErr w:type="spellStart"/>
      <w:r>
        <w:rPr>
          <w:rFonts w:ascii="Arial" w:hAnsi="Arial" w:cs="Arial"/>
          <w:bCs/>
        </w:rPr>
        <w:t>SemiLab</w:t>
      </w:r>
      <w:proofErr w:type="spellEnd"/>
      <w:r>
        <w:rPr>
          <w:rFonts w:ascii="Arial" w:hAnsi="Arial" w:cs="Arial"/>
          <w:bCs/>
        </w:rPr>
        <w:t>” during the SigmaCamp-2025 week-long science camp in Silverlake, Sharon, CT. This “</w:t>
      </w:r>
      <w:proofErr w:type="spellStart"/>
      <w:r>
        <w:rPr>
          <w:rFonts w:ascii="Arial" w:hAnsi="Arial" w:cs="Arial"/>
          <w:bCs/>
        </w:rPr>
        <w:t>SemiLab</w:t>
      </w:r>
      <w:proofErr w:type="spellEnd"/>
      <w:r>
        <w:rPr>
          <w:rFonts w:ascii="Arial" w:hAnsi="Arial" w:cs="Arial"/>
          <w:bCs/>
        </w:rPr>
        <w:t>” included 10 students (ages 10-14) who</w:t>
      </w:r>
      <w:r w:rsidR="00932C1B">
        <w:rPr>
          <w:rFonts w:ascii="Arial" w:hAnsi="Arial" w:cs="Arial"/>
          <w:bCs/>
        </w:rPr>
        <w:t xml:space="preserve"> worked in pairs to identify whether protists</w:t>
      </w:r>
      <w:r>
        <w:rPr>
          <w:rFonts w:ascii="Arial" w:hAnsi="Arial" w:cs="Arial"/>
          <w:bCs/>
        </w:rPr>
        <w:t xml:space="preserve"> were infected by “mystery” virus isolates</w:t>
      </w:r>
      <w:r w:rsidR="00932C1B">
        <w:rPr>
          <w:rFonts w:ascii="Arial" w:hAnsi="Arial" w:cs="Arial"/>
          <w:bCs/>
        </w:rPr>
        <w:t xml:space="preserve"> or ate them</w:t>
      </w:r>
      <w:r>
        <w:rPr>
          <w:rFonts w:ascii="Arial" w:hAnsi="Arial" w:cs="Arial"/>
          <w:bCs/>
        </w:rPr>
        <w:t xml:space="preserve">. By designing a simple factorial design, using culturing and cell counting techniques, the students could link specific host-virus pairs and explore if those same viruses were eaten by uncharacterized protists collected from a local lake (this could not be done with seawater due to logistics and camp location). At the end of the weeklong experiment, the students presented their findings to the group.  </w:t>
      </w:r>
      <w:r w:rsidR="0040647A">
        <w:rPr>
          <w:rFonts w:ascii="Arial" w:hAnsi="Arial" w:cs="Arial"/>
          <w:bCs/>
        </w:rPr>
        <w:t>The activity was well received. See student evaluations below.</w:t>
      </w:r>
    </w:p>
    <w:p w14:paraId="63BE2EA2" w14:textId="542943AD" w:rsidR="002F509D" w:rsidRPr="002F509D" w:rsidRDefault="0040647A" w:rsidP="0048503C">
      <w:pPr>
        <w:pStyle w:val="Default"/>
        <w:rPr>
          <w:rFonts w:ascii="Arial" w:hAnsi="Arial" w:cs="Arial"/>
          <w:color w:val="FF0000"/>
        </w:rPr>
      </w:pPr>
      <w:r w:rsidRPr="0040647A">
        <w:rPr>
          <w:rFonts w:ascii="Arial" w:hAnsi="Arial" w:cs="Arial"/>
          <w:noProof/>
          <w:color w:val="FF0000"/>
          <w:lang w:val="es-ES" w:eastAsia="es-ES"/>
        </w:rPr>
        <w:lastRenderedPageBreak/>
        <w:drawing>
          <wp:inline distT="0" distB="0" distL="0" distR="0" wp14:anchorId="10817513" wp14:editId="26F1BB8D">
            <wp:extent cx="5943600" cy="6172068"/>
            <wp:effectExtent l="0" t="0" r="0" b="635"/>
            <wp:docPr id="25" name="Picture 25" descr="C:\Users\jmartinez\Downloads\SigmaCamp Ev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martinez\Downloads\SigmaCamp Eval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72068"/>
                    </a:xfrm>
                    <a:prstGeom prst="rect">
                      <a:avLst/>
                    </a:prstGeom>
                    <a:noFill/>
                    <a:ln>
                      <a:noFill/>
                    </a:ln>
                  </pic:spPr>
                </pic:pic>
              </a:graphicData>
            </a:graphic>
          </wp:inline>
        </w:drawing>
      </w:r>
    </w:p>
    <w:p w14:paraId="4AECA62B" w14:textId="77777777" w:rsidR="002F509D" w:rsidRPr="00D25A48" w:rsidRDefault="002F509D" w:rsidP="0048503C">
      <w:pPr>
        <w:pStyle w:val="Default"/>
        <w:rPr>
          <w:rFonts w:ascii="Georgia" w:hAnsi="Georgia" w:cs="Arial"/>
          <w:color w:val="303C53"/>
        </w:rPr>
      </w:pPr>
    </w:p>
    <w:p w14:paraId="55D0CBBB" w14:textId="44920CB4" w:rsidR="0048503C" w:rsidRPr="00D25A48" w:rsidRDefault="0048503C" w:rsidP="0048503C">
      <w:pPr>
        <w:pStyle w:val="Default"/>
        <w:rPr>
          <w:rFonts w:ascii="Georgia" w:hAnsi="Georgia" w:cs="Arial"/>
          <w:color w:val="303C53"/>
        </w:rPr>
      </w:pPr>
    </w:p>
    <w:p w14:paraId="4624AA76" w14:textId="77777777" w:rsidR="0048503C" w:rsidRPr="00D25A48" w:rsidRDefault="0048503C" w:rsidP="0048503C">
      <w:pPr>
        <w:pStyle w:val="Default"/>
        <w:rPr>
          <w:rFonts w:ascii="Georgia" w:hAnsi="Georgia" w:cs="Arial"/>
          <w:color w:val="303C53"/>
        </w:rPr>
      </w:pPr>
    </w:p>
    <w:p w14:paraId="07AC4F6E" w14:textId="77777777" w:rsidR="0048503C" w:rsidRPr="00D25A48" w:rsidRDefault="0048503C" w:rsidP="0048503C">
      <w:pPr>
        <w:pStyle w:val="Default"/>
        <w:rPr>
          <w:rFonts w:ascii="Georgia" w:hAnsi="Georgia" w:cs="Arial"/>
          <w:color w:val="303C53"/>
        </w:rPr>
      </w:pPr>
    </w:p>
    <w:p w14:paraId="386C6CDF" w14:textId="48A1DDC5" w:rsidR="00D25A48" w:rsidRDefault="002A73D1" w:rsidP="0048503C">
      <w:pPr>
        <w:ind w:left="-540"/>
        <w:rPr>
          <w:rStyle w:val="A4"/>
          <w:rFonts w:ascii="Georgia" w:hAnsi="Georgia" w:cs="Arial"/>
          <w:color w:val="303C53"/>
        </w:rPr>
      </w:pPr>
      <w:r w:rsidRPr="00D25A48">
        <w:rPr>
          <w:rStyle w:val="A4"/>
          <w:rFonts w:ascii="Georgia" w:hAnsi="Georgia" w:cs="Arial"/>
          <w:color w:val="303C53"/>
        </w:rPr>
        <w:t>What do you plan to do during the next reporting period to accomplish the goals?</w:t>
      </w:r>
    </w:p>
    <w:p w14:paraId="75DED5E8" w14:textId="7271D4EB" w:rsidR="009324E7" w:rsidRDefault="009324E7" w:rsidP="0048503C">
      <w:pPr>
        <w:ind w:left="-540"/>
        <w:rPr>
          <w:rStyle w:val="A4"/>
          <w:rFonts w:ascii="Arial" w:hAnsi="Arial" w:cs="Arial"/>
          <w:color w:val="000000" w:themeColor="text1"/>
        </w:rPr>
      </w:pPr>
    </w:p>
    <w:p w14:paraId="4389991D" w14:textId="77777777" w:rsid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t xml:space="preserve">Complete all seasonal viral loss/grazing experiments at BATS and coastal Atlantic sites. </w:t>
      </w:r>
    </w:p>
    <w:p w14:paraId="14022C5E" w14:textId="4000196F" w:rsid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t>Work on data analyses a</w:t>
      </w:r>
      <w:r>
        <w:rPr>
          <w:rStyle w:val="A4"/>
          <w:rFonts w:ascii="Arial" w:hAnsi="Arial" w:cs="Arial"/>
          <w:b w:val="0"/>
          <w:color w:val="000000" w:themeColor="text1"/>
          <w:sz w:val="24"/>
          <w:szCs w:val="24"/>
        </w:rPr>
        <w:t>nd interpretation.</w:t>
      </w:r>
    </w:p>
    <w:p w14:paraId="6865879D" w14:textId="0D47D9EB" w:rsidR="0040647A" w:rsidRP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lastRenderedPageBreak/>
        <w:t>Work on first manuscript.</w:t>
      </w:r>
    </w:p>
    <w:p w14:paraId="09DE4701" w14:textId="2DB014E4" w:rsidR="0040647A" w:rsidRPr="0040647A" w:rsidRDefault="0040647A" w:rsidP="0048503C">
      <w:pPr>
        <w:ind w:left="-540"/>
        <w:rPr>
          <w:rStyle w:val="A4"/>
          <w:rFonts w:ascii="Arial" w:hAnsi="Arial" w:cs="Arial"/>
          <w:b w:val="0"/>
          <w:color w:val="FF0000"/>
          <w:sz w:val="24"/>
          <w:szCs w:val="24"/>
        </w:rPr>
      </w:pPr>
      <w:r>
        <w:rPr>
          <w:rStyle w:val="A4"/>
          <w:rFonts w:ascii="Arial" w:hAnsi="Arial" w:cs="Arial"/>
          <w:b w:val="0"/>
          <w:color w:val="FF0000"/>
          <w:sz w:val="24"/>
          <w:szCs w:val="24"/>
        </w:rPr>
        <w:t xml:space="preserve">@ David, </w:t>
      </w:r>
      <w:r w:rsidRPr="0040647A">
        <w:rPr>
          <w:rStyle w:val="A4"/>
          <w:rFonts w:ascii="Arial" w:hAnsi="Arial" w:cs="Arial"/>
          <w:b w:val="0"/>
          <w:color w:val="FF0000"/>
          <w:sz w:val="24"/>
          <w:szCs w:val="24"/>
        </w:rPr>
        <w:t>Some of integration into models? Further modeling work to some extend?</w:t>
      </w:r>
    </w:p>
    <w:p w14:paraId="0BED61A0" w14:textId="7AC81F99" w:rsidR="000A4CA4" w:rsidRPr="00D25A48" w:rsidRDefault="000A4CA4" w:rsidP="004C6686">
      <w:pPr>
        <w:ind w:left="-540"/>
        <w:rPr>
          <w:rStyle w:val="A4"/>
          <w:rFonts w:ascii="Arial" w:hAnsi="Arial" w:cs="Arial"/>
          <w:color w:val="000000" w:themeColor="text1"/>
        </w:rPr>
      </w:pPr>
      <w:r w:rsidRPr="007D5764">
        <w:rPr>
          <w:rFonts w:ascii="Georgia" w:hAnsi="Georgia" w:cs="Arial"/>
          <w:b/>
          <w:bCs/>
          <w:color w:val="303C53"/>
          <w:sz w:val="48"/>
          <w:szCs w:val="48"/>
        </w:rPr>
        <w:t>Products</w:t>
      </w:r>
      <w:r w:rsidR="004C6686" w:rsidRPr="007D5764">
        <w:rPr>
          <w:rFonts w:ascii="Georgia" w:hAnsi="Georgia" w:cs="Arial"/>
          <w:b/>
          <w:bCs/>
          <w:color w:val="303C53"/>
          <w:sz w:val="48"/>
          <w:szCs w:val="48"/>
        </w:rPr>
        <w:br/>
      </w:r>
      <w:r w:rsidRPr="00D25A48">
        <w:rPr>
          <w:rStyle w:val="A4"/>
          <w:rFonts w:ascii="Arial" w:hAnsi="Arial" w:cs="Arial"/>
          <w:color w:val="000000" w:themeColor="text1"/>
        </w:rPr>
        <w:t xml:space="preserve"> </w:t>
      </w:r>
      <w:r w:rsidRPr="00D25A48">
        <w:rPr>
          <w:rStyle w:val="A4"/>
          <w:rFonts w:ascii="Arial" w:hAnsi="Arial" w:cs="Arial"/>
          <w:color w:val="000000" w:themeColor="text1"/>
        </w:rPr>
        <w:br/>
      </w:r>
      <w:r w:rsidRPr="00D25A48">
        <w:rPr>
          <w:rStyle w:val="A4"/>
          <w:rFonts w:ascii="Arial" w:hAnsi="Arial" w:cs="Arial"/>
          <w:b w:val="0"/>
          <w:color w:val="000000" w:themeColor="text1"/>
          <w:sz w:val="20"/>
          <w:szCs w:val="20"/>
        </w:rPr>
        <w:t>You have the option of selecting</w:t>
      </w:r>
      <w:r w:rsidRPr="002F509D">
        <w:rPr>
          <w:rStyle w:val="A4"/>
          <w:rFonts w:ascii="Arial" w:hAnsi="Arial" w:cs="Arial"/>
          <w:b w:val="0"/>
          <w:color w:val="FF0000"/>
          <w:sz w:val="20"/>
          <w:szCs w:val="20"/>
        </w:rPr>
        <w:t xml:space="preserve"> “nothing to report” </w:t>
      </w:r>
      <w:r w:rsidRPr="00D25A48">
        <w:rPr>
          <w:rStyle w:val="A4"/>
          <w:rFonts w:ascii="Arial" w:hAnsi="Arial" w:cs="Arial"/>
          <w:b w:val="0"/>
          <w:color w:val="000000" w:themeColor="text1"/>
          <w:sz w:val="20"/>
          <w:szCs w:val="20"/>
        </w:rPr>
        <w:t>in this section.  There are no limitations to the number of entries you submit and you can also pull information directly from Thomson Search when using the online tool on Research.gov.</w:t>
      </w:r>
    </w:p>
    <w:p w14:paraId="2CC6F76B" w14:textId="77777777" w:rsidR="0048503C" w:rsidRPr="007D5764" w:rsidRDefault="0048503C" w:rsidP="000A4CA4">
      <w:pPr>
        <w:pStyle w:val="Default"/>
        <w:spacing w:before="360" w:after="60" w:line="281" w:lineRule="atLeast"/>
        <w:ind w:left="-540"/>
        <w:rPr>
          <w:rFonts w:ascii="Georgia" w:hAnsi="Georgia" w:cs="Arial"/>
          <w:color w:val="303C53"/>
          <w:sz w:val="22"/>
          <w:szCs w:val="22"/>
        </w:rPr>
      </w:pPr>
      <w:r w:rsidRPr="007D5764">
        <w:rPr>
          <w:rStyle w:val="A4"/>
          <w:rFonts w:ascii="Georgia" w:hAnsi="Georgia" w:cs="Arial"/>
          <w:color w:val="303C53"/>
        </w:rPr>
        <w:t xml:space="preserve">Within the Products section, you can list any products resulting from your project during the specified reporting period, such as: </w:t>
      </w:r>
    </w:p>
    <w:p w14:paraId="680E7D00"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Journals: </w:t>
      </w:r>
    </w:p>
    <w:p w14:paraId="0EDE693E"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Books: </w:t>
      </w:r>
    </w:p>
    <w:p w14:paraId="05783177"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Book Chapters: </w:t>
      </w:r>
    </w:p>
    <w:p w14:paraId="6F0E4FB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Thesis/Dissertations: </w:t>
      </w:r>
    </w:p>
    <w:p w14:paraId="1314DCC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Conference Papers and Presentations: </w:t>
      </w:r>
    </w:p>
    <w:p w14:paraId="226661E3"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Other Publications: </w:t>
      </w:r>
    </w:p>
    <w:p w14:paraId="4CC5FFA8"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Technologies or Techniques: </w:t>
      </w:r>
    </w:p>
    <w:p w14:paraId="62EDA0BA"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Patents: </w:t>
      </w:r>
    </w:p>
    <w:p w14:paraId="513BF17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Inventions: </w:t>
      </w:r>
    </w:p>
    <w:p w14:paraId="03AB194F"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Licenses: </w:t>
      </w:r>
    </w:p>
    <w:p w14:paraId="55F68C38"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Websites: </w:t>
      </w:r>
    </w:p>
    <w:p w14:paraId="0FF819DF" w14:textId="0A940E04" w:rsidR="00A50D13" w:rsidRPr="00206183" w:rsidRDefault="0048503C" w:rsidP="00932C1B">
      <w:pPr>
        <w:pStyle w:val="Pa4"/>
        <w:spacing w:before="80" w:after="60"/>
        <w:ind w:left="-540"/>
        <w:rPr>
          <w:rFonts w:ascii="Arial" w:hAnsi="Arial" w:cs="Arial"/>
        </w:rPr>
      </w:pPr>
      <w:r w:rsidRPr="00C8177C">
        <w:rPr>
          <w:rStyle w:val="A5"/>
          <w:rFonts w:ascii="Arial" w:hAnsi="Arial" w:cs="Arial"/>
          <w:color w:val="007D96"/>
        </w:rPr>
        <w:t xml:space="preserve">Other Products: </w:t>
      </w:r>
      <w:r w:rsidR="00206183" w:rsidRPr="00206183">
        <w:rPr>
          <w:rStyle w:val="A5"/>
          <w:rFonts w:ascii="Arial" w:hAnsi="Arial" w:cs="Arial"/>
          <w:color w:val="auto"/>
          <w:sz w:val="24"/>
          <w:szCs w:val="24"/>
        </w:rPr>
        <w:t xml:space="preserve">Created a </w:t>
      </w:r>
      <w:r w:rsidR="00206183" w:rsidRPr="00206183">
        <w:rPr>
          <w:rFonts w:ascii="Arial" w:hAnsi="Arial" w:cs="Arial"/>
          <w:shd w:val="clear" w:color="auto" w:fill="FFFFFF"/>
        </w:rPr>
        <w:t xml:space="preserve">project page in BCO-DMO </w:t>
      </w:r>
      <w:hyperlink r:id="rId24" w:history="1">
        <w:r w:rsidR="00206183" w:rsidRPr="00206183">
          <w:rPr>
            <w:rStyle w:val="Hyperlink"/>
            <w:rFonts w:ascii="Arial" w:hAnsi="Arial" w:cs="Arial"/>
            <w:color w:val="auto"/>
            <w:shd w:val="clear" w:color="auto" w:fill="FFFFFF"/>
          </w:rPr>
          <w:t>https://www.bco-dmo.org/project/954424</w:t>
        </w:r>
      </w:hyperlink>
      <w:r w:rsidR="00206183" w:rsidRPr="00206183">
        <w:rPr>
          <w:rFonts w:ascii="Arial" w:hAnsi="Arial" w:cs="Arial"/>
          <w:shd w:val="clear" w:color="auto" w:fill="FFFFFF"/>
        </w:rPr>
        <w:t>. A metadata form and the data management plan for this project are already included. Data from ongoing experiments will begin to be deposited as soon as it is curated.</w:t>
      </w:r>
      <w:r w:rsidR="00932C1B" w:rsidRPr="00206183">
        <w:rPr>
          <w:rFonts w:ascii="Arial" w:hAnsi="Arial" w:cs="Arial"/>
          <w:shd w:val="clear" w:color="auto" w:fill="FFFFFF"/>
        </w:rPr>
        <w:t> </w:t>
      </w:r>
      <w:r w:rsidR="00206183" w:rsidRPr="00206183">
        <w:rPr>
          <w:rFonts w:ascii="Arial" w:hAnsi="Arial" w:cs="Arial"/>
        </w:rPr>
        <w:t xml:space="preserve"> </w:t>
      </w:r>
    </w:p>
    <w:p w14:paraId="2FE28515" w14:textId="77777777" w:rsidR="0048503C" w:rsidRPr="0029692C" w:rsidRDefault="0048503C" w:rsidP="000A4CA4">
      <w:pPr>
        <w:pStyle w:val="Pa3"/>
        <w:spacing w:before="540" w:after="60"/>
        <w:ind w:left="-540"/>
        <w:rPr>
          <w:rFonts w:ascii="Georgia" w:hAnsi="Georgia" w:cs="Arial"/>
          <w:color w:val="000000" w:themeColor="text1"/>
          <w:sz w:val="48"/>
          <w:szCs w:val="48"/>
        </w:rPr>
      </w:pPr>
      <w:r w:rsidRPr="0029692C">
        <w:rPr>
          <w:rStyle w:val="A3"/>
          <w:rFonts w:ascii="Georgia" w:hAnsi="Georgia" w:cs="Arial"/>
          <w:color w:val="303C53"/>
        </w:rPr>
        <w:t>Participants</w:t>
      </w:r>
      <w:r w:rsidRPr="0029692C">
        <w:rPr>
          <w:rStyle w:val="A3"/>
          <w:rFonts w:ascii="Georgia" w:hAnsi="Georgia" w:cs="Arial"/>
          <w:color w:val="000000" w:themeColor="text1"/>
        </w:rPr>
        <w:t xml:space="preserve"> </w:t>
      </w:r>
    </w:p>
    <w:p w14:paraId="20183E56" w14:textId="0A8F7107" w:rsidR="004A3034" w:rsidRPr="00D25A48" w:rsidRDefault="004C6686" w:rsidP="004A3034">
      <w:pPr>
        <w:ind w:left="-540"/>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br/>
      </w:r>
      <w:r w:rsidR="004A3034" w:rsidRPr="00D25A48">
        <w:rPr>
          <w:rStyle w:val="A4"/>
          <w:rFonts w:ascii="Arial" w:hAnsi="Arial" w:cs="Arial"/>
          <w:b w:val="0"/>
          <w:bCs w:val="0"/>
          <w:color w:val="000000" w:themeColor="text1"/>
          <w:sz w:val="20"/>
          <w:szCs w:val="20"/>
        </w:rPr>
        <w:t xml:space="preserve">There are no limits on the number of participants you list for this section; however, you must list participants who have worked one person month or more for the project reporting period. </w:t>
      </w:r>
      <w:r w:rsidR="00E15D59" w:rsidRPr="00D25A48">
        <w:rPr>
          <w:rStyle w:val="A4"/>
          <w:rFonts w:ascii="Arial" w:hAnsi="Arial" w:cs="Arial"/>
          <w:b w:val="0"/>
          <w:color w:val="000000" w:themeColor="text1"/>
          <w:sz w:val="20"/>
          <w:szCs w:val="20"/>
        </w:rPr>
        <w:t xml:space="preserve">You have the option of selecting “nothing to report” in this section.  </w:t>
      </w:r>
      <w:r w:rsidR="004A3034" w:rsidRPr="00D25A48">
        <w:rPr>
          <w:rStyle w:val="A4"/>
          <w:rFonts w:ascii="Arial" w:hAnsi="Arial" w:cs="Arial"/>
          <w:b w:val="0"/>
          <w:bCs w:val="0"/>
          <w:color w:val="000000" w:themeColor="text1"/>
          <w:sz w:val="20"/>
          <w:szCs w:val="20"/>
        </w:rPr>
        <w:t xml:space="preserve"> For Research Experience for Undergraduates (REU) sites and supplements, specific questions will be listed in this section. The online service will also ask for additional information on participants such as: </w:t>
      </w:r>
      <w:r w:rsidR="004A3034" w:rsidRPr="00D25A48">
        <w:rPr>
          <w:rStyle w:val="A4"/>
          <w:rFonts w:ascii="Arial" w:hAnsi="Arial" w:cs="Arial"/>
          <w:b w:val="0"/>
          <w:bCs w:val="0"/>
          <w:color w:val="000000" w:themeColor="text1"/>
          <w:sz w:val="20"/>
          <w:szCs w:val="20"/>
        </w:rPr>
        <w:br/>
        <w:t xml:space="preserve">     </w:t>
      </w:r>
    </w:p>
    <w:p w14:paraId="5D1C3C90" w14:textId="1B0D0D91" w:rsidR="004A3034"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What individuals have worked on the project?</w:t>
      </w:r>
    </w:p>
    <w:p w14:paraId="1F4C398E" w14:textId="5D56112D" w:rsidR="00CE2161"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What organizations have been involved as partners?</w:t>
      </w:r>
    </w:p>
    <w:p w14:paraId="4A48BCE0" w14:textId="4803CB80" w:rsidR="004A3034"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Have other collaborators or contacts been involved?</w:t>
      </w:r>
    </w:p>
    <w:p w14:paraId="6382B15E" w14:textId="0CA68B9A" w:rsidR="004A3034" w:rsidRPr="00D25A48" w:rsidRDefault="004A3034" w:rsidP="004A3034">
      <w:pPr>
        <w:ind w:left="-540"/>
        <w:rPr>
          <w:rStyle w:val="A4"/>
          <w:rFonts w:ascii="Arial" w:hAnsi="Arial" w:cs="Arial"/>
          <w:b w:val="0"/>
          <w:bCs w:val="0"/>
          <w:color w:val="000000" w:themeColor="text1"/>
          <w:sz w:val="20"/>
          <w:szCs w:val="20"/>
        </w:rPr>
      </w:pPr>
    </w:p>
    <w:p w14:paraId="27DB54BE" w14:textId="77777777" w:rsidR="004C6686" w:rsidRPr="00D25A48" w:rsidRDefault="004C6686" w:rsidP="004C6686">
      <w:pPr>
        <w:ind w:left="-547"/>
        <w:rPr>
          <w:rStyle w:val="A4"/>
          <w:rFonts w:ascii="Arial" w:hAnsi="Arial" w:cs="Arial"/>
          <w:color w:val="000000" w:themeColor="text1"/>
        </w:rPr>
      </w:pPr>
    </w:p>
    <w:p w14:paraId="7BF257DB" w14:textId="1BEC9E40" w:rsidR="0048503C" w:rsidRPr="0029692C" w:rsidRDefault="0048503C" w:rsidP="004C6686">
      <w:pPr>
        <w:ind w:left="-547"/>
        <w:rPr>
          <w:rStyle w:val="A4"/>
          <w:rFonts w:ascii="Georgia" w:hAnsi="Georgia" w:cs="Arial"/>
          <w:color w:val="303C53"/>
        </w:rPr>
      </w:pPr>
      <w:r w:rsidRPr="0029692C">
        <w:rPr>
          <w:rStyle w:val="A4"/>
          <w:rFonts w:ascii="Georgia" w:hAnsi="Georgia" w:cs="Arial"/>
          <w:color w:val="303C53"/>
        </w:rPr>
        <w:lastRenderedPageBreak/>
        <w:t xml:space="preserve">What individuals have worked on the project?  </w:t>
      </w:r>
    </w:p>
    <w:p w14:paraId="1B2164D2" w14:textId="6A7124CB" w:rsidR="004A3034" w:rsidRPr="00D25A48" w:rsidRDefault="004A3034" w:rsidP="004A3034">
      <w:pPr>
        <w:ind w:left="-540"/>
        <w:rPr>
          <w:rStyle w:val="A4"/>
          <w:rFonts w:ascii="Arial" w:hAnsi="Arial" w:cs="Arial"/>
          <w:color w:val="000000" w:themeColor="text1"/>
        </w:rPr>
      </w:pPr>
    </w:p>
    <w:tbl>
      <w:tblPr>
        <w:tblStyle w:val="TableGrid"/>
        <w:tblW w:w="0" w:type="auto"/>
        <w:tblInd w:w="-54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192"/>
        <w:gridCol w:w="3192"/>
        <w:gridCol w:w="3192"/>
      </w:tblGrid>
      <w:tr w:rsidR="00A110F8" w:rsidRPr="00A110F8" w14:paraId="3FF3B1FD" w14:textId="77777777" w:rsidTr="008A42CC">
        <w:tc>
          <w:tcPr>
            <w:tcW w:w="3192" w:type="dxa"/>
            <w:tcBorders>
              <w:top w:val="nil"/>
            </w:tcBorders>
          </w:tcPr>
          <w:p w14:paraId="6B25944B"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 xml:space="preserve">Name </w:t>
            </w:r>
          </w:p>
        </w:tc>
        <w:tc>
          <w:tcPr>
            <w:tcW w:w="3192" w:type="dxa"/>
            <w:tcBorders>
              <w:top w:val="nil"/>
            </w:tcBorders>
          </w:tcPr>
          <w:p w14:paraId="1BB6F071"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 xml:space="preserve">Most Senior Project Role </w:t>
            </w:r>
          </w:p>
        </w:tc>
        <w:tc>
          <w:tcPr>
            <w:tcW w:w="3192" w:type="dxa"/>
            <w:tcBorders>
              <w:top w:val="nil"/>
            </w:tcBorders>
          </w:tcPr>
          <w:p w14:paraId="5432E7CE"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Nearest Person Month Worked</w:t>
            </w:r>
          </w:p>
        </w:tc>
      </w:tr>
      <w:tr w:rsidR="00A110F8" w:rsidRPr="00A110F8" w14:paraId="5338506B" w14:textId="77777777" w:rsidTr="008A42CC">
        <w:tc>
          <w:tcPr>
            <w:tcW w:w="3192" w:type="dxa"/>
            <w:tcBorders>
              <w:top w:val="single" w:sz="4" w:space="0" w:color="auto"/>
            </w:tcBorders>
          </w:tcPr>
          <w:p w14:paraId="02FFFCD3" w14:textId="05EF3619"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 xml:space="preserve">Joaquín Martínez </w:t>
            </w:r>
            <w:proofErr w:type="spellStart"/>
            <w:r w:rsidRPr="00A76140">
              <w:rPr>
                <w:rStyle w:val="A4"/>
                <w:rFonts w:ascii="Arial" w:hAnsi="Arial" w:cs="Arial"/>
                <w:b w:val="0"/>
                <w:color w:val="auto"/>
                <w:sz w:val="24"/>
                <w:szCs w:val="24"/>
              </w:rPr>
              <w:t>Martínez</w:t>
            </w:r>
            <w:proofErr w:type="spellEnd"/>
          </w:p>
        </w:tc>
        <w:tc>
          <w:tcPr>
            <w:tcW w:w="3192" w:type="dxa"/>
            <w:tcBorders>
              <w:top w:val="single" w:sz="4" w:space="0" w:color="auto"/>
            </w:tcBorders>
          </w:tcPr>
          <w:p w14:paraId="3192C9D3" w14:textId="59C56E3C"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Lead PI (UMCES)</w:t>
            </w:r>
          </w:p>
        </w:tc>
        <w:tc>
          <w:tcPr>
            <w:tcW w:w="3192" w:type="dxa"/>
            <w:tcBorders>
              <w:top w:val="single" w:sz="4" w:space="0" w:color="auto"/>
            </w:tcBorders>
          </w:tcPr>
          <w:p w14:paraId="67556CB5" w14:textId="176DA70F"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3</w:t>
            </w:r>
          </w:p>
        </w:tc>
      </w:tr>
      <w:tr w:rsidR="00A110F8" w:rsidRPr="00A110F8" w14:paraId="32B565E5" w14:textId="77777777" w:rsidTr="008A42CC">
        <w:tc>
          <w:tcPr>
            <w:tcW w:w="3192" w:type="dxa"/>
            <w:tcBorders>
              <w:top w:val="single" w:sz="4" w:space="0" w:color="auto"/>
            </w:tcBorders>
          </w:tcPr>
          <w:p w14:paraId="3271EB98" w14:textId="6A4F0B37"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Jeremy Schreier</w:t>
            </w:r>
          </w:p>
        </w:tc>
        <w:tc>
          <w:tcPr>
            <w:tcW w:w="3192" w:type="dxa"/>
            <w:tcBorders>
              <w:top w:val="single" w:sz="4" w:space="0" w:color="auto"/>
            </w:tcBorders>
          </w:tcPr>
          <w:p w14:paraId="5767EE13" w14:textId="6123340C"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Assistant Research Scientist (UMCES)</w:t>
            </w:r>
          </w:p>
        </w:tc>
        <w:tc>
          <w:tcPr>
            <w:tcW w:w="3192" w:type="dxa"/>
            <w:tcBorders>
              <w:top w:val="single" w:sz="4" w:space="0" w:color="auto"/>
            </w:tcBorders>
          </w:tcPr>
          <w:p w14:paraId="49253029" w14:textId="6AE10F47"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4</w:t>
            </w:r>
          </w:p>
        </w:tc>
      </w:tr>
      <w:tr w:rsidR="00A110F8" w:rsidRPr="00A110F8" w14:paraId="4D60F483" w14:textId="77777777" w:rsidTr="008A42CC">
        <w:tc>
          <w:tcPr>
            <w:tcW w:w="3192" w:type="dxa"/>
            <w:tcBorders>
              <w:top w:val="single" w:sz="4" w:space="0" w:color="auto"/>
            </w:tcBorders>
          </w:tcPr>
          <w:p w14:paraId="7412C33A" w14:textId="241B68B5"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Tianyin Ouyang</w:t>
            </w:r>
          </w:p>
        </w:tc>
        <w:tc>
          <w:tcPr>
            <w:tcW w:w="3192" w:type="dxa"/>
            <w:tcBorders>
              <w:top w:val="single" w:sz="4" w:space="0" w:color="auto"/>
            </w:tcBorders>
          </w:tcPr>
          <w:p w14:paraId="0ED87B63" w14:textId="557E48C2"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Assistant Research Scientist (UMCES)</w:t>
            </w:r>
          </w:p>
        </w:tc>
        <w:tc>
          <w:tcPr>
            <w:tcW w:w="3192" w:type="dxa"/>
            <w:tcBorders>
              <w:top w:val="single" w:sz="4" w:space="0" w:color="auto"/>
            </w:tcBorders>
          </w:tcPr>
          <w:p w14:paraId="22024D6C" w14:textId="68BA0B9F"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1</w:t>
            </w:r>
          </w:p>
        </w:tc>
      </w:tr>
    </w:tbl>
    <w:p w14:paraId="1B911BFC" w14:textId="77777777" w:rsidR="004C6686" w:rsidRPr="00D25A48" w:rsidRDefault="004C6686"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p>
    <w:p w14:paraId="28EB5695" w14:textId="77777777" w:rsidR="004C6686" w:rsidRPr="00D25A48" w:rsidRDefault="004C6686"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p>
    <w:p w14:paraId="67656945" w14:textId="77777777"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What other organizations have been involved as partners?</w:t>
      </w:r>
    </w:p>
    <w:p w14:paraId="38845F6C"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bCs/>
          <w:color w:val="000000" w:themeColor="text1"/>
          <w:sz w:val="20"/>
          <w:szCs w:val="20"/>
        </w:rPr>
      </w:pPr>
      <w:r w:rsidRPr="00D25A48">
        <w:rPr>
          <w:rFonts w:ascii="Arial" w:hAnsi="Arial" w:cs="Arial"/>
          <w:bCs/>
          <w:color w:val="000000" w:themeColor="text1"/>
          <w:sz w:val="20"/>
          <w:szCs w:val="20"/>
        </w:rPr>
        <w:t>The online service will also ask you for additional information such as:      </w:t>
      </w:r>
    </w:p>
    <w:p w14:paraId="494D8687" w14:textId="62F2BAA2"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Type of Partner Organization</w:t>
      </w:r>
      <w:r w:rsidR="00AE1621" w:rsidRPr="00A76140">
        <w:rPr>
          <w:rFonts w:ascii="Arial" w:hAnsi="Arial" w:cs="Arial"/>
          <w:bCs/>
          <w:color w:val="000000" w:themeColor="text1"/>
        </w:rPr>
        <w:t>: National Laboratory</w:t>
      </w:r>
    </w:p>
    <w:p w14:paraId="3E2ED025" w14:textId="1ED70F42"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Name</w:t>
      </w:r>
      <w:r w:rsidR="00AE1621" w:rsidRPr="00A76140">
        <w:rPr>
          <w:rFonts w:ascii="Arial" w:hAnsi="Arial" w:cs="Arial"/>
          <w:bCs/>
          <w:color w:val="000000" w:themeColor="text1"/>
        </w:rPr>
        <w:t>: Lawrence Livermore National Laboratory</w:t>
      </w:r>
    </w:p>
    <w:p w14:paraId="24F3F2E2" w14:textId="32BA7114"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Location</w:t>
      </w:r>
      <w:r w:rsidR="00AE1621" w:rsidRPr="00A76140">
        <w:rPr>
          <w:rFonts w:ascii="Arial" w:hAnsi="Arial" w:cs="Arial"/>
          <w:bCs/>
          <w:color w:val="000000" w:themeColor="text1"/>
        </w:rPr>
        <w:t>: Livermore, California, USA</w:t>
      </w:r>
    </w:p>
    <w:p w14:paraId="3DB9A0F8" w14:textId="65B63954"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Partner’s contribution to the project</w:t>
      </w:r>
      <w:r w:rsidR="00AE1621" w:rsidRPr="00A76140">
        <w:rPr>
          <w:rFonts w:ascii="Arial" w:hAnsi="Arial" w:cs="Arial"/>
          <w:bCs/>
          <w:color w:val="000000" w:themeColor="text1"/>
        </w:rPr>
        <w:t>: Contracted services</w:t>
      </w:r>
    </w:p>
    <w:p w14:paraId="15610DE8"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r w:rsidRPr="00D25A48">
        <w:rPr>
          <w:rFonts w:ascii="Arial" w:hAnsi="Arial" w:cs="Arial"/>
          <w:b/>
          <w:bCs/>
          <w:color w:val="000000" w:themeColor="text1"/>
          <w:sz w:val="22"/>
          <w:szCs w:val="22"/>
        </w:rPr>
        <w:t xml:space="preserve"> </w:t>
      </w:r>
    </w:p>
    <w:p w14:paraId="475F3F85"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color w:val="000000" w:themeColor="text1"/>
          <w:sz w:val="22"/>
          <w:szCs w:val="22"/>
        </w:rPr>
      </w:pPr>
    </w:p>
    <w:p w14:paraId="4A46ED74" w14:textId="77777777" w:rsidR="00A76140" w:rsidRDefault="008A42CC" w:rsidP="004C6686">
      <w:pPr>
        <w:widowControl w:val="0"/>
        <w:autoSpaceDE w:val="0"/>
        <w:autoSpaceDN w:val="0"/>
        <w:adjustRightInd w:val="0"/>
        <w:spacing w:before="80" w:after="60" w:line="281" w:lineRule="atLeast"/>
        <w:ind w:hanging="634"/>
        <w:rPr>
          <w:rFonts w:ascii="Arial" w:hAnsi="Arial" w:cs="Arial"/>
          <w:b/>
          <w:bCs/>
          <w:color w:val="000000" w:themeColor="text1"/>
          <w:sz w:val="22"/>
          <w:szCs w:val="22"/>
        </w:rPr>
      </w:pPr>
      <w:r w:rsidRPr="0029692C">
        <w:rPr>
          <w:rFonts w:ascii="Georgia" w:hAnsi="Georgia" w:cs="Arial"/>
          <w:b/>
          <w:bCs/>
          <w:color w:val="303C53"/>
          <w:sz w:val="22"/>
          <w:szCs w:val="22"/>
        </w:rPr>
        <w:t>Have other collaborators or contacts been involved?</w:t>
      </w:r>
      <w:r w:rsidRPr="00D25A48">
        <w:rPr>
          <w:rFonts w:ascii="Arial" w:hAnsi="Arial" w:cs="Arial"/>
          <w:b/>
          <w:bCs/>
          <w:color w:val="000000" w:themeColor="text1"/>
          <w:sz w:val="22"/>
          <w:szCs w:val="22"/>
        </w:rPr>
        <w:t xml:space="preserve">   </w:t>
      </w:r>
    </w:p>
    <w:p w14:paraId="2C149AAC" w14:textId="301900F8" w:rsidR="008A42CC" w:rsidRPr="00A76140" w:rsidRDefault="008A42CC" w:rsidP="004C6686">
      <w:pPr>
        <w:widowControl w:val="0"/>
        <w:autoSpaceDE w:val="0"/>
        <w:autoSpaceDN w:val="0"/>
        <w:adjustRightInd w:val="0"/>
        <w:spacing w:before="80" w:after="60" w:line="281" w:lineRule="atLeast"/>
        <w:ind w:hanging="634"/>
        <w:rPr>
          <w:rFonts w:ascii="Arial" w:hAnsi="Arial" w:cs="Arial"/>
          <w:color w:val="000000" w:themeColor="text1"/>
        </w:rPr>
      </w:pPr>
      <w:r w:rsidRPr="00A76140">
        <w:rPr>
          <w:rFonts w:ascii="Arial" w:hAnsi="Arial" w:cs="Arial"/>
          <w:color w:val="000000" w:themeColor="text1"/>
        </w:rPr>
        <w:t>Yes</w:t>
      </w:r>
      <w:r w:rsidR="00AE1621" w:rsidRPr="00A76140">
        <w:rPr>
          <w:rFonts w:ascii="Arial" w:hAnsi="Arial" w:cs="Arial"/>
          <w:color w:val="000000" w:themeColor="text1"/>
        </w:rPr>
        <w:t>. Drs. Pain and Ouyang from UMCES-Horn Point Laboratory are new collaborators providing DOC and DON analyses for this study at no additional cost to the project.</w:t>
      </w:r>
      <w:r w:rsidRPr="00A76140">
        <w:rPr>
          <w:rFonts w:ascii="Arial" w:hAnsi="Arial" w:cs="Arial"/>
          <w:color w:val="000000" w:themeColor="text1"/>
        </w:rPr>
        <w:br/>
      </w:r>
    </w:p>
    <w:p w14:paraId="12D7E32E" w14:textId="69F72B0B" w:rsidR="00AE5BD7" w:rsidRDefault="004C6686" w:rsidP="0040647A">
      <w:pPr>
        <w:pStyle w:val="Pa3"/>
        <w:spacing w:before="540" w:after="60"/>
        <w:ind w:left="-634"/>
        <w:rPr>
          <w:rFonts w:ascii="Georgia" w:hAnsi="Georgia" w:cs="Arial"/>
          <w:b/>
          <w:bCs/>
          <w:color w:val="303C53"/>
          <w:sz w:val="22"/>
          <w:szCs w:val="22"/>
        </w:rPr>
      </w:pPr>
      <w:r w:rsidRPr="0029692C">
        <w:rPr>
          <w:rStyle w:val="A3"/>
          <w:rFonts w:ascii="Georgia" w:hAnsi="Georgia" w:cs="Arial"/>
          <w:color w:val="303C53"/>
        </w:rPr>
        <w:t>Impacts</w:t>
      </w:r>
      <w:r w:rsidRPr="00D25A48">
        <w:rPr>
          <w:rStyle w:val="A3"/>
          <w:rFonts w:ascii="Arial" w:hAnsi="Arial" w:cs="Arial"/>
          <w:color w:val="000000" w:themeColor="text1"/>
        </w:rPr>
        <w:t xml:space="preserve"> </w:t>
      </w:r>
      <w:r w:rsidRPr="00D25A48">
        <w:rPr>
          <w:rFonts w:ascii="Arial" w:hAnsi="Arial" w:cs="Arial"/>
          <w:b/>
          <w:bCs/>
          <w:color w:val="000000" w:themeColor="text1"/>
          <w:sz w:val="48"/>
          <w:szCs w:val="48"/>
        </w:rPr>
        <w:br/>
      </w:r>
      <w:r w:rsidRPr="00D25A48">
        <w:rPr>
          <w:rStyle w:val="A4"/>
          <w:rFonts w:ascii="Arial" w:hAnsi="Arial" w:cs="Arial"/>
          <w:b w:val="0"/>
          <w:color w:val="000000" w:themeColor="text1"/>
          <w:sz w:val="20"/>
          <w:szCs w:val="20"/>
        </w:rPr>
        <w:br/>
      </w:r>
      <w:r w:rsidR="008A42CC" w:rsidRPr="0029692C">
        <w:rPr>
          <w:rFonts w:ascii="Georgia" w:hAnsi="Georgia" w:cs="Arial"/>
          <w:b/>
          <w:bCs/>
          <w:color w:val="303C53"/>
          <w:sz w:val="22"/>
          <w:szCs w:val="22"/>
        </w:rPr>
        <w:t>What is the impact on the development of the principa</w:t>
      </w:r>
      <w:r w:rsidR="00AE5BD7">
        <w:rPr>
          <w:rFonts w:ascii="Georgia" w:hAnsi="Georgia" w:cs="Arial"/>
          <w:b/>
          <w:bCs/>
          <w:color w:val="303C53"/>
          <w:sz w:val="22"/>
          <w:szCs w:val="22"/>
        </w:rPr>
        <w:t>l discipline(s) of the project?</w:t>
      </w:r>
    </w:p>
    <w:p w14:paraId="74AEE6C5" w14:textId="4A46A294" w:rsidR="008A42CC" w:rsidRPr="00AE5BD7" w:rsidRDefault="00A76140" w:rsidP="00AE5BD7">
      <w:pPr>
        <w:widowControl w:val="0"/>
        <w:autoSpaceDE w:val="0"/>
        <w:autoSpaceDN w:val="0"/>
        <w:adjustRightInd w:val="0"/>
        <w:spacing w:before="60" w:after="60" w:line="281" w:lineRule="atLeast"/>
        <w:ind w:hanging="634"/>
        <w:rPr>
          <w:rFonts w:ascii="Georgia" w:hAnsi="Georgia" w:cs="Arial"/>
          <w:b/>
          <w:bCs/>
          <w:color w:val="303C53"/>
          <w:sz w:val="22"/>
          <w:szCs w:val="22"/>
        </w:rPr>
      </w:pPr>
      <w:r w:rsidRPr="00AE5BD7">
        <w:rPr>
          <w:rFonts w:ascii="Arial" w:hAnsi="Arial" w:cs="Arial"/>
        </w:rPr>
        <w:t>Nothing to report, yet</w:t>
      </w:r>
    </w:p>
    <w:p w14:paraId="62E21BDA" w14:textId="77777777" w:rsid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p>
    <w:p w14:paraId="0C5625DF" w14:textId="20BF385D"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other disciplines? </w:t>
      </w:r>
    </w:p>
    <w:p w14:paraId="363AB9A6" w14:textId="5F4244CC"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 yet</w:t>
      </w:r>
    </w:p>
    <w:p w14:paraId="25DA95ED" w14:textId="77777777" w:rsidR="00A76140" w:rsidRPr="0029692C" w:rsidRDefault="00A76140"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41443E5E" w14:textId="4DB65B45" w:rsidR="008A42C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the development of human resources? </w:t>
      </w:r>
    </w:p>
    <w:p w14:paraId="67D84C6B" w14:textId="6FF8835A" w:rsidR="00A76140" w:rsidRPr="00AE5BD7" w:rsidRDefault="00A76140" w:rsidP="008A42CC">
      <w:pPr>
        <w:widowControl w:val="0"/>
        <w:autoSpaceDE w:val="0"/>
        <w:autoSpaceDN w:val="0"/>
        <w:adjustRightInd w:val="0"/>
        <w:spacing w:before="80" w:after="60" w:line="281" w:lineRule="atLeast"/>
        <w:ind w:hanging="630"/>
        <w:rPr>
          <w:rFonts w:ascii="Arial" w:hAnsi="Arial" w:cs="Arial"/>
          <w:bCs/>
        </w:rPr>
      </w:pPr>
    </w:p>
    <w:p w14:paraId="2BD415C6" w14:textId="45F1D4FD" w:rsidR="00A76140" w:rsidRPr="00AE5BD7" w:rsidRDefault="00A76140" w:rsidP="008A42CC">
      <w:pPr>
        <w:widowControl w:val="0"/>
        <w:autoSpaceDE w:val="0"/>
        <w:autoSpaceDN w:val="0"/>
        <w:adjustRightInd w:val="0"/>
        <w:spacing w:before="80" w:after="60" w:line="281" w:lineRule="atLeast"/>
        <w:ind w:hanging="630"/>
        <w:rPr>
          <w:rFonts w:ascii="Arial" w:hAnsi="Arial" w:cs="Arial"/>
          <w:bCs/>
        </w:rPr>
      </w:pPr>
      <w:r w:rsidRPr="00AE5BD7">
        <w:rPr>
          <w:rFonts w:ascii="Arial" w:hAnsi="Arial" w:cs="Arial"/>
          <w:bCs/>
        </w:rPr>
        <w:t xml:space="preserve">This project offer significant opportunities for Dr. Schreier to develop expertise in the topic of eukaryotic marine viruses, acquire new analytical skills, and develop a broad network of new collaborators across the collaborating institutions and at BIOS, were field work is </w:t>
      </w:r>
      <w:r w:rsidRPr="00AE5BD7">
        <w:rPr>
          <w:rFonts w:ascii="Arial" w:hAnsi="Arial" w:cs="Arial"/>
          <w:bCs/>
        </w:rPr>
        <w:lastRenderedPageBreak/>
        <w:t>carried out. As the project advances, Dr. Schreier will attend and present results from this study at international science conferences, contribute to annual report preparation, and lead the preparation of manuscripts.</w:t>
      </w:r>
    </w:p>
    <w:p w14:paraId="72196726" w14:textId="4808281C" w:rsidR="008A42CC" w:rsidRPr="00AE5BD7" w:rsidRDefault="008A42CC" w:rsidP="008A42CC">
      <w:pPr>
        <w:widowControl w:val="0"/>
        <w:autoSpaceDE w:val="0"/>
        <w:autoSpaceDN w:val="0"/>
        <w:adjustRightInd w:val="0"/>
        <w:spacing w:before="80" w:after="60" w:line="281" w:lineRule="atLeast"/>
        <w:ind w:hanging="630"/>
        <w:rPr>
          <w:rFonts w:ascii="Arial" w:hAnsi="Arial" w:cs="Arial"/>
        </w:rPr>
      </w:pPr>
    </w:p>
    <w:p w14:paraId="53971630" w14:textId="2AA60C50"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663B132A" w14:textId="3805F3CC"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physical resources that form infrastructure? </w:t>
      </w:r>
    </w:p>
    <w:p w14:paraId="08823942" w14:textId="77777777" w:rsidR="0040647A" w:rsidRPr="00AE5BD7" w:rsidRDefault="0040647A" w:rsidP="0040647A">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5B4FDA30" w14:textId="61084BDB" w:rsidR="008A42CC" w:rsidRPr="00D25A48" w:rsidRDefault="008A42CC" w:rsidP="008A42CC">
      <w:pPr>
        <w:widowControl w:val="0"/>
        <w:autoSpaceDE w:val="0"/>
        <w:autoSpaceDN w:val="0"/>
        <w:adjustRightInd w:val="0"/>
        <w:spacing w:before="80" w:after="60" w:line="281" w:lineRule="atLeast"/>
        <w:ind w:hanging="630"/>
        <w:rPr>
          <w:rFonts w:ascii="Arial" w:hAnsi="Arial" w:cs="Arial"/>
          <w:color w:val="000000" w:themeColor="text1"/>
          <w:sz w:val="22"/>
          <w:szCs w:val="22"/>
        </w:rPr>
      </w:pPr>
    </w:p>
    <w:p w14:paraId="21723CC1" w14:textId="6EB3CFAF"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institutional resources that form infrastructure? </w:t>
      </w:r>
    </w:p>
    <w:p w14:paraId="36917F5F" w14:textId="119D7576" w:rsidR="008A42CC" w:rsidRPr="00AE5BD7" w:rsidRDefault="00AE1621" w:rsidP="008A42CC">
      <w:pPr>
        <w:widowControl w:val="0"/>
        <w:autoSpaceDE w:val="0"/>
        <w:autoSpaceDN w:val="0"/>
        <w:adjustRightInd w:val="0"/>
        <w:spacing w:before="80" w:after="60" w:line="281" w:lineRule="atLeast"/>
        <w:ind w:hanging="630"/>
        <w:rPr>
          <w:rFonts w:ascii="Arial" w:hAnsi="Arial" w:cs="Arial"/>
        </w:rPr>
      </w:pPr>
      <w:r w:rsidRPr="00AE5BD7">
        <w:rPr>
          <w:rFonts w:ascii="Arial" w:hAnsi="Arial" w:cs="Arial"/>
        </w:rPr>
        <w:t xml:space="preserve">This award provided funds to purchase an Agilent </w:t>
      </w:r>
      <w:proofErr w:type="spellStart"/>
      <w:r w:rsidRPr="00AE5BD7">
        <w:rPr>
          <w:rFonts w:ascii="Arial" w:hAnsi="Arial" w:cs="Arial"/>
        </w:rPr>
        <w:t>Novocyte</w:t>
      </w:r>
      <w:proofErr w:type="spellEnd"/>
      <w:r w:rsidRPr="00AE5BD7">
        <w:rPr>
          <w:rFonts w:ascii="Arial" w:hAnsi="Arial" w:cs="Arial"/>
        </w:rPr>
        <w:t xml:space="preserve"> </w:t>
      </w:r>
      <w:proofErr w:type="spellStart"/>
      <w:r w:rsidRPr="00AE5BD7">
        <w:rPr>
          <w:rFonts w:ascii="Arial" w:hAnsi="Arial" w:cs="Arial"/>
        </w:rPr>
        <w:t>Opteon</w:t>
      </w:r>
      <w:proofErr w:type="spellEnd"/>
      <w:r w:rsidRPr="00AE5BD7">
        <w:rPr>
          <w:rFonts w:ascii="Arial" w:hAnsi="Arial" w:cs="Arial"/>
        </w:rPr>
        <w:t xml:space="preserve"> spectral flow cytometer equipped with three lasers. This instrument is critical for deliveri</w:t>
      </w:r>
      <w:r w:rsidR="00A76140" w:rsidRPr="00AE5BD7">
        <w:rPr>
          <w:rFonts w:ascii="Arial" w:hAnsi="Arial" w:cs="Arial"/>
        </w:rPr>
        <w:t>ng the goals of the project. No other comparable instrument is available within UMCES.</w:t>
      </w:r>
    </w:p>
    <w:p w14:paraId="06D02F64" w14:textId="6A7FFB63"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35D1969E"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information resources that form infrastructure? </w:t>
      </w:r>
    </w:p>
    <w:p w14:paraId="329184F2" w14:textId="1F00344E"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6B94FF63" w14:textId="77777777"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36BAFC5A"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technology transfer? </w:t>
      </w:r>
    </w:p>
    <w:p w14:paraId="448C0D54" w14:textId="765E6182"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16C1AD3C" w14:textId="77777777" w:rsidR="004C6686" w:rsidRPr="0029692C" w:rsidRDefault="004C6686"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p>
    <w:p w14:paraId="26B25ECF"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What is the impact on society beyond science and technology?</w:t>
      </w:r>
    </w:p>
    <w:p w14:paraId="3E6FD460" w14:textId="5EB1311D" w:rsidR="00AE5BD7" w:rsidRPr="00206183" w:rsidRDefault="00206183" w:rsidP="00AE5BD7">
      <w:pPr>
        <w:widowControl w:val="0"/>
        <w:autoSpaceDE w:val="0"/>
        <w:autoSpaceDN w:val="0"/>
        <w:adjustRightInd w:val="0"/>
        <w:spacing w:before="80" w:after="60" w:line="281" w:lineRule="atLeast"/>
        <w:ind w:hanging="630"/>
        <w:rPr>
          <w:rFonts w:ascii="Georgia" w:hAnsi="Georgia" w:cs="Arial"/>
          <w:bCs/>
          <w:sz w:val="22"/>
          <w:szCs w:val="22"/>
        </w:rPr>
      </w:pPr>
      <w:r w:rsidRPr="00206183">
        <w:rPr>
          <w:rFonts w:ascii="Arial" w:hAnsi="Arial" w:cs="Arial"/>
        </w:rPr>
        <w:t xml:space="preserve">Educational impact and training/professional development. See references above about training of Assistant Research Scientist Dr. Schreier and </w:t>
      </w:r>
      <w:proofErr w:type="spellStart"/>
      <w:r w:rsidRPr="00206183">
        <w:rPr>
          <w:rFonts w:ascii="Arial" w:hAnsi="Arial" w:cs="Arial"/>
        </w:rPr>
        <w:t>SigmaCamp</w:t>
      </w:r>
      <w:proofErr w:type="spellEnd"/>
      <w:r w:rsidRPr="00206183">
        <w:rPr>
          <w:rFonts w:ascii="Arial" w:hAnsi="Arial" w:cs="Arial"/>
        </w:rPr>
        <w:t xml:space="preserve"> activity.</w:t>
      </w:r>
    </w:p>
    <w:p w14:paraId="439E53B8" w14:textId="34A7A0FE" w:rsidR="00AE5BD7" w:rsidRDefault="008A42CC" w:rsidP="0040647A">
      <w:pPr>
        <w:pStyle w:val="Pa3"/>
        <w:spacing w:before="540" w:after="60"/>
        <w:ind w:left="-630"/>
        <w:rPr>
          <w:rStyle w:val="A4"/>
          <w:rFonts w:ascii="Georgia" w:hAnsi="Georgia" w:cs="Arial"/>
          <w:color w:val="303C53"/>
        </w:rPr>
      </w:pPr>
      <w:r w:rsidRPr="0029692C">
        <w:rPr>
          <w:rStyle w:val="A3"/>
          <w:rFonts w:ascii="Georgia" w:hAnsi="Georgia" w:cs="Arial"/>
          <w:color w:val="303C53"/>
        </w:rPr>
        <w:t xml:space="preserve">Changes </w:t>
      </w:r>
      <w:r w:rsidR="00A50D13" w:rsidRPr="0029692C">
        <w:rPr>
          <w:rStyle w:val="A3"/>
          <w:rFonts w:ascii="Georgia" w:hAnsi="Georgia" w:cs="Arial"/>
          <w:color w:val="303C53"/>
        </w:rPr>
        <w:t>/ Problems</w:t>
      </w:r>
      <w:r w:rsidR="004C6686" w:rsidRPr="00D25A48">
        <w:rPr>
          <w:rStyle w:val="A3"/>
          <w:rFonts w:ascii="Arial" w:hAnsi="Arial" w:cs="Arial"/>
          <w:color w:val="000000" w:themeColor="text1"/>
        </w:rPr>
        <w:br/>
      </w:r>
      <w:r w:rsidR="004C6686" w:rsidRPr="00D25A48">
        <w:rPr>
          <w:rStyle w:val="A3"/>
          <w:rFonts w:ascii="Arial" w:hAnsi="Arial" w:cs="Arial"/>
          <w:color w:val="000000" w:themeColor="text1"/>
        </w:rPr>
        <w:br/>
      </w:r>
      <w:r w:rsidRPr="0029692C">
        <w:rPr>
          <w:rStyle w:val="A4"/>
          <w:rFonts w:ascii="Georgia" w:hAnsi="Georgia" w:cs="Arial"/>
          <w:color w:val="303C53"/>
        </w:rPr>
        <w:t xml:space="preserve">Changes in approach and reason for change: </w:t>
      </w:r>
    </w:p>
    <w:p w14:paraId="56B5CD39" w14:textId="5B267F34" w:rsidR="00AE5BD7" w:rsidRDefault="00AE5BD7" w:rsidP="00AE5BD7">
      <w:pPr>
        <w:pStyle w:val="Pa3"/>
        <w:numPr>
          <w:ilvl w:val="0"/>
          <w:numId w:val="8"/>
        </w:numPr>
        <w:spacing w:after="60"/>
        <w:rPr>
          <w:rFonts w:ascii="Arial" w:hAnsi="Arial" w:cs="Arial"/>
        </w:rPr>
      </w:pPr>
      <w:r>
        <w:rPr>
          <w:rFonts w:ascii="Arial" w:hAnsi="Arial" w:cs="Arial"/>
        </w:rPr>
        <w:t>Change coastal sampling site from Maine to Maryland because of relocation of PI Martínez after submitting the proposal, but before receiving the award.</w:t>
      </w:r>
    </w:p>
    <w:p w14:paraId="6EEACD7F" w14:textId="42F7A5AA" w:rsidR="00AE5BD7" w:rsidRPr="00AE5BD7" w:rsidRDefault="00AE5BD7" w:rsidP="00AE5BD7">
      <w:pPr>
        <w:pStyle w:val="Default"/>
        <w:numPr>
          <w:ilvl w:val="0"/>
          <w:numId w:val="8"/>
        </w:numPr>
      </w:pPr>
      <w:r>
        <w:rPr>
          <w:rFonts w:ascii="Arial" w:hAnsi="Arial" w:cs="Arial"/>
        </w:rPr>
        <w:t xml:space="preserve">Change phage model system from Sulfitobacter phage to </w:t>
      </w:r>
      <w:proofErr w:type="spellStart"/>
      <w:r>
        <w:rPr>
          <w:rFonts w:ascii="Arial" w:hAnsi="Arial" w:cs="Arial"/>
        </w:rPr>
        <w:t>Ruegeria</w:t>
      </w:r>
      <w:proofErr w:type="spellEnd"/>
      <w:r>
        <w:rPr>
          <w:rFonts w:ascii="Arial" w:hAnsi="Arial" w:cs="Arial"/>
        </w:rPr>
        <w:t xml:space="preserve"> phage, both are </w:t>
      </w:r>
      <w:proofErr w:type="spellStart"/>
      <w:r>
        <w:rPr>
          <w:rFonts w:ascii="Arial" w:hAnsi="Arial" w:cs="Arial"/>
        </w:rPr>
        <w:t>Roseophages</w:t>
      </w:r>
      <w:proofErr w:type="spellEnd"/>
      <w:r>
        <w:rPr>
          <w:rFonts w:ascii="Arial" w:hAnsi="Arial" w:cs="Arial"/>
        </w:rPr>
        <w:t xml:space="preserve">, because the hired Assistant Research Scientist for this project already had the </w:t>
      </w:r>
      <w:proofErr w:type="spellStart"/>
      <w:r>
        <w:rPr>
          <w:rFonts w:ascii="Arial" w:hAnsi="Arial" w:cs="Arial"/>
        </w:rPr>
        <w:t>Ruegeria</w:t>
      </w:r>
      <w:proofErr w:type="spellEnd"/>
      <w:r>
        <w:rPr>
          <w:rFonts w:ascii="Arial" w:hAnsi="Arial" w:cs="Arial"/>
        </w:rPr>
        <w:t xml:space="preserve"> phage system available and has ample experience with the system. He isolated and </w:t>
      </w:r>
      <w:r w:rsidR="003C5715">
        <w:rPr>
          <w:rFonts w:ascii="Arial" w:hAnsi="Arial" w:cs="Arial"/>
        </w:rPr>
        <w:t>characterized it. This has facil</w:t>
      </w:r>
      <w:r>
        <w:rPr>
          <w:rFonts w:ascii="Arial" w:hAnsi="Arial" w:cs="Arial"/>
        </w:rPr>
        <w:t>itated progress as it eliminated the need to get a phage system novel to our group and the required training and learning curve.</w:t>
      </w:r>
    </w:p>
    <w:p w14:paraId="27147A88" w14:textId="76C7EDD9" w:rsidR="00AE5BD7" w:rsidRPr="00AE5BD7" w:rsidRDefault="00AE5BD7" w:rsidP="00AE5BD7">
      <w:pPr>
        <w:pStyle w:val="Default"/>
        <w:numPr>
          <w:ilvl w:val="0"/>
          <w:numId w:val="8"/>
        </w:numPr>
      </w:pPr>
      <w:r>
        <w:rPr>
          <w:rFonts w:ascii="Arial" w:hAnsi="Arial" w:cs="Arial"/>
        </w:rPr>
        <w:t>Changed the order of the grazing experiments</w:t>
      </w:r>
      <w:r w:rsidR="00D50F16">
        <w:rPr>
          <w:rFonts w:ascii="Arial" w:hAnsi="Arial" w:cs="Arial"/>
        </w:rPr>
        <w:t xml:space="preserve"> to start with a spring experiment with BATS water. This change was </w:t>
      </w:r>
      <w:proofErr w:type="gramStart"/>
      <w:r w:rsidR="00D50F16">
        <w:rPr>
          <w:rFonts w:ascii="Arial" w:hAnsi="Arial" w:cs="Arial"/>
        </w:rPr>
        <w:t>needed  because</w:t>
      </w:r>
      <w:proofErr w:type="gramEnd"/>
      <w:r w:rsidR="00D50F16">
        <w:rPr>
          <w:rFonts w:ascii="Arial" w:hAnsi="Arial" w:cs="Arial"/>
        </w:rPr>
        <w:t xml:space="preserve"> of project start delays (see below) and to allow </w:t>
      </w:r>
      <w:r w:rsidR="00D50F16">
        <w:rPr>
          <w:rFonts w:ascii="Arial" w:hAnsi="Arial" w:cs="Arial"/>
        </w:rPr>
        <w:lastRenderedPageBreak/>
        <w:t>PI Martínez to travel to Bermuda and assist with the labor-intense experiments.</w:t>
      </w:r>
    </w:p>
    <w:p w14:paraId="2FD8CE89" w14:textId="77777777" w:rsidR="0029692C" w:rsidRPr="0029692C" w:rsidRDefault="0029692C" w:rsidP="008A42CC">
      <w:pPr>
        <w:pStyle w:val="Default"/>
        <w:rPr>
          <w:rFonts w:ascii="Georgia" w:hAnsi="Georgia" w:cs="Arial"/>
          <w:color w:val="303C53"/>
        </w:rPr>
      </w:pPr>
    </w:p>
    <w:p w14:paraId="47DF3DED" w14:textId="61B068F3" w:rsidR="008A42CC" w:rsidRPr="0029692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Actual or Anticipated problems or delays and actions or plans to resolve them:</w:t>
      </w:r>
    </w:p>
    <w:p w14:paraId="3AA8EF8E" w14:textId="22E18BC5" w:rsidR="00D50F16" w:rsidRDefault="00D50F16" w:rsidP="008A42CC">
      <w:pPr>
        <w:pStyle w:val="Pa4"/>
        <w:spacing w:before="80" w:after="60"/>
        <w:ind w:left="-630"/>
        <w:rPr>
          <w:rFonts w:ascii="Arial" w:hAnsi="Arial" w:cs="Arial"/>
        </w:rPr>
      </w:pPr>
      <w:r>
        <w:rPr>
          <w:rFonts w:ascii="Arial" w:hAnsi="Arial" w:cs="Arial"/>
        </w:rPr>
        <w:t>Delays due to administrative hurdles and production obstacles due</w:t>
      </w:r>
      <w:r w:rsidR="00C77A2D">
        <w:rPr>
          <w:rFonts w:ascii="Arial" w:hAnsi="Arial" w:cs="Arial"/>
        </w:rPr>
        <w:t xml:space="preserve"> to tariffs on imports delayed</w:t>
      </w:r>
      <w:r>
        <w:rPr>
          <w:rFonts w:ascii="Arial" w:hAnsi="Arial" w:cs="Arial"/>
        </w:rPr>
        <w:t xml:space="preserve"> the acquisition of the required flow cytometer </w:t>
      </w:r>
      <w:r w:rsidR="00C77A2D">
        <w:rPr>
          <w:rFonts w:ascii="Arial" w:hAnsi="Arial" w:cs="Arial"/>
        </w:rPr>
        <w:t>until December 2025.</w:t>
      </w:r>
    </w:p>
    <w:p w14:paraId="0CFEF173" w14:textId="77777777" w:rsidR="00C77A2D" w:rsidRPr="00C77A2D" w:rsidRDefault="00C77A2D" w:rsidP="00C77A2D">
      <w:pPr>
        <w:pStyle w:val="Default"/>
      </w:pPr>
    </w:p>
    <w:p w14:paraId="6C112926" w14:textId="7792D846" w:rsidR="008A42CC" w:rsidRPr="00C77A2D" w:rsidRDefault="00D50F16" w:rsidP="00C77A2D">
      <w:pPr>
        <w:pStyle w:val="Pa4"/>
        <w:spacing w:before="80" w:after="60"/>
        <w:ind w:left="-630"/>
        <w:rPr>
          <w:rStyle w:val="A4"/>
          <w:rFonts w:ascii="Arial" w:hAnsi="Arial" w:cs="Arial"/>
          <w:b w:val="0"/>
          <w:bCs w:val="0"/>
          <w:color w:val="auto"/>
          <w:sz w:val="24"/>
          <w:szCs w:val="24"/>
        </w:rPr>
      </w:pPr>
      <w:r>
        <w:rPr>
          <w:rFonts w:ascii="Arial" w:hAnsi="Arial" w:cs="Arial"/>
        </w:rPr>
        <w:t xml:space="preserve">The process for recruiting a suitable Assistant Research Scientist/Postdoctoral researcher took approximately eight months after the project’s start date. Dr. Schreier joined the group in January 2026. </w:t>
      </w:r>
    </w:p>
    <w:p w14:paraId="2B7820E8" w14:textId="77777777" w:rsidR="0029692C" w:rsidRPr="0029692C" w:rsidRDefault="0029692C" w:rsidP="0029692C">
      <w:pPr>
        <w:pStyle w:val="Default"/>
      </w:pPr>
    </w:p>
    <w:p w14:paraId="696487B8" w14:textId="6CC9EE6F" w:rsidR="008A42CC" w:rsidRPr="0029692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 xml:space="preserve">Changes that have a significant impact on expenditures: </w:t>
      </w:r>
    </w:p>
    <w:p w14:paraId="73F03687" w14:textId="77777777" w:rsidR="00C77A2D" w:rsidRPr="00AE5BD7" w:rsidRDefault="00C77A2D" w:rsidP="00C77A2D">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2DB0159F" w14:textId="66A89FE1" w:rsidR="008A42CC" w:rsidRPr="0029692C" w:rsidRDefault="008A42CC" w:rsidP="008A42CC">
      <w:pPr>
        <w:pStyle w:val="Default"/>
        <w:rPr>
          <w:rFonts w:ascii="Georgia" w:hAnsi="Georgia" w:cs="Arial"/>
          <w:color w:val="303C53"/>
        </w:rPr>
      </w:pPr>
    </w:p>
    <w:p w14:paraId="573A3F2A" w14:textId="6168C96F" w:rsidR="008A42C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 xml:space="preserve">Significant changes in use or care of human subjects: </w:t>
      </w:r>
    </w:p>
    <w:p w14:paraId="485E598A" w14:textId="77777777" w:rsidR="00206183" w:rsidRDefault="00C77A2D" w:rsidP="00206183">
      <w:pPr>
        <w:widowControl w:val="0"/>
        <w:autoSpaceDE w:val="0"/>
        <w:autoSpaceDN w:val="0"/>
        <w:adjustRightInd w:val="0"/>
        <w:spacing w:before="80" w:after="60" w:line="281" w:lineRule="atLeast"/>
        <w:ind w:hanging="630"/>
        <w:rPr>
          <w:rFonts w:ascii="Arial" w:hAnsi="Arial" w:cs="Arial"/>
        </w:rPr>
      </w:pPr>
      <w:r w:rsidRPr="00AE5BD7">
        <w:rPr>
          <w:rFonts w:ascii="Arial" w:hAnsi="Arial" w:cs="Arial"/>
        </w:rPr>
        <w:t>Nothing to report</w:t>
      </w:r>
    </w:p>
    <w:p w14:paraId="4F55E399" w14:textId="77777777" w:rsidR="00206183" w:rsidRDefault="00206183" w:rsidP="00206183">
      <w:pPr>
        <w:widowControl w:val="0"/>
        <w:autoSpaceDE w:val="0"/>
        <w:autoSpaceDN w:val="0"/>
        <w:adjustRightInd w:val="0"/>
        <w:spacing w:before="80" w:after="60" w:line="281" w:lineRule="atLeast"/>
        <w:ind w:hanging="630"/>
        <w:rPr>
          <w:rFonts w:ascii="Arial" w:hAnsi="Arial" w:cs="Arial"/>
        </w:rPr>
      </w:pPr>
    </w:p>
    <w:p w14:paraId="5E21F0DF" w14:textId="77777777" w:rsidR="00206183" w:rsidRDefault="008A42CC" w:rsidP="00206183">
      <w:pPr>
        <w:widowControl w:val="0"/>
        <w:autoSpaceDE w:val="0"/>
        <w:autoSpaceDN w:val="0"/>
        <w:adjustRightInd w:val="0"/>
        <w:spacing w:before="80" w:after="60" w:line="281" w:lineRule="atLeast"/>
        <w:ind w:hanging="630"/>
        <w:rPr>
          <w:rStyle w:val="A4"/>
          <w:rFonts w:ascii="Georgia" w:hAnsi="Georgia" w:cs="Arial"/>
          <w:color w:val="303C53"/>
        </w:rPr>
      </w:pPr>
      <w:r w:rsidRPr="0029692C">
        <w:rPr>
          <w:rStyle w:val="A4"/>
          <w:rFonts w:ascii="Georgia" w:hAnsi="Georgia" w:cs="Arial"/>
          <w:color w:val="303C53"/>
        </w:rPr>
        <w:t xml:space="preserve">Significant changes in use or care of vertebrate animals: </w:t>
      </w:r>
    </w:p>
    <w:p w14:paraId="1A184341" w14:textId="3B1CE249" w:rsidR="0029692C" w:rsidRPr="00206183" w:rsidRDefault="00206183" w:rsidP="00206183">
      <w:pPr>
        <w:widowControl w:val="0"/>
        <w:autoSpaceDE w:val="0"/>
        <w:autoSpaceDN w:val="0"/>
        <w:adjustRightInd w:val="0"/>
        <w:spacing w:before="80" w:after="60" w:line="281" w:lineRule="atLeast"/>
        <w:ind w:hanging="630"/>
        <w:rPr>
          <w:rFonts w:ascii="Arial" w:hAnsi="Arial" w:cs="Arial"/>
          <w:b/>
          <w:bCs/>
          <w:color w:val="303C53"/>
          <w:sz w:val="22"/>
          <w:szCs w:val="22"/>
        </w:rPr>
      </w:pPr>
      <w:r w:rsidRPr="00206183">
        <w:rPr>
          <w:rFonts w:ascii="Arial" w:hAnsi="Arial" w:cs="Arial"/>
        </w:rPr>
        <w:t>N/A</w:t>
      </w:r>
    </w:p>
    <w:p w14:paraId="26C55B63" w14:textId="77777777" w:rsidR="0029692C" w:rsidRPr="0029692C" w:rsidRDefault="0029692C" w:rsidP="0029692C">
      <w:pPr>
        <w:pStyle w:val="Default"/>
      </w:pPr>
    </w:p>
    <w:p w14:paraId="22B864E4" w14:textId="71F9970B" w:rsidR="008A42CC" w:rsidRDefault="008A42CC" w:rsidP="0029692C">
      <w:pPr>
        <w:pStyle w:val="Pa4"/>
        <w:spacing w:before="80" w:after="60"/>
        <w:ind w:left="-634"/>
        <w:rPr>
          <w:rStyle w:val="A4"/>
          <w:rFonts w:ascii="Georgia" w:hAnsi="Georgia" w:cs="Arial"/>
          <w:color w:val="303C53"/>
        </w:rPr>
      </w:pPr>
      <w:r w:rsidRPr="0029692C">
        <w:rPr>
          <w:rStyle w:val="A4"/>
          <w:rFonts w:ascii="Georgia" w:hAnsi="Georgia" w:cs="Arial"/>
          <w:color w:val="303C53"/>
        </w:rPr>
        <w:t xml:space="preserve">Significant changes in use or care of biohazards: </w:t>
      </w:r>
    </w:p>
    <w:p w14:paraId="06803313" w14:textId="77777777" w:rsidR="00C77A2D" w:rsidRPr="00AE5BD7" w:rsidRDefault="00C77A2D" w:rsidP="00C77A2D">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1703456A" w14:textId="7C374045" w:rsidR="009F6E29" w:rsidRPr="0029692C" w:rsidRDefault="00CE2161" w:rsidP="009F6E29">
      <w:pPr>
        <w:pStyle w:val="Pa3"/>
        <w:spacing w:before="540" w:after="60"/>
        <w:ind w:left="-630"/>
        <w:rPr>
          <w:rStyle w:val="A3"/>
          <w:rFonts w:ascii="Georgia" w:hAnsi="Georgia" w:cs="Arial"/>
          <w:color w:val="303C53"/>
        </w:rPr>
      </w:pPr>
      <w:r w:rsidRPr="0029692C">
        <w:rPr>
          <w:rStyle w:val="A3"/>
          <w:rFonts w:ascii="Georgia" w:hAnsi="Georgia" w:cs="Arial"/>
          <w:color w:val="303C53"/>
        </w:rPr>
        <w:t>S</w:t>
      </w:r>
      <w:r w:rsidR="008A42CC" w:rsidRPr="0029692C">
        <w:rPr>
          <w:rStyle w:val="A3"/>
          <w:rFonts w:ascii="Georgia" w:hAnsi="Georgia" w:cs="Arial"/>
          <w:color w:val="303C53"/>
        </w:rPr>
        <w:t xml:space="preserve">pecial Requirements </w:t>
      </w:r>
    </w:p>
    <w:p w14:paraId="738AAB07" w14:textId="41A61181" w:rsidR="0048503C" w:rsidRPr="00D25A48" w:rsidRDefault="009324E7" w:rsidP="009F6E29">
      <w:pPr>
        <w:pStyle w:val="Pa3"/>
        <w:spacing w:before="540" w:after="60"/>
        <w:ind w:left="-630"/>
        <w:rPr>
          <w:rStyle w:val="A4"/>
          <w:rFonts w:ascii="Arial" w:hAnsi="Arial" w:cs="Arial"/>
          <w:color w:val="000000" w:themeColor="text1"/>
          <w:sz w:val="48"/>
          <w:szCs w:val="48"/>
        </w:rPr>
      </w:pPr>
      <w:r w:rsidRPr="0029692C">
        <w:rPr>
          <w:rStyle w:val="A4"/>
          <w:rFonts w:ascii="Georgia" w:hAnsi="Georgia" w:cs="Arial"/>
          <w:color w:val="303C53"/>
        </w:rPr>
        <w:t xml:space="preserve">This report section is only available when Special Requirements are specifically noted in the solicitation and approved by the Office of Management and Budget. </w:t>
      </w:r>
    </w:p>
    <w:p w14:paraId="29D01C3D" w14:textId="77777777" w:rsidR="009324E7" w:rsidRPr="00D25A48" w:rsidRDefault="009324E7" w:rsidP="00CE2161">
      <w:pPr>
        <w:pStyle w:val="Default"/>
        <w:rPr>
          <w:rFonts w:ascii="Arial" w:hAnsi="Arial" w:cs="Arial"/>
          <w:color w:val="000000" w:themeColor="text1"/>
        </w:rPr>
      </w:pPr>
    </w:p>
    <w:p w14:paraId="2FD80AD5" w14:textId="77777777" w:rsidR="009324E7" w:rsidRPr="0029692C" w:rsidRDefault="009324E7" w:rsidP="009324E7">
      <w:pPr>
        <w:ind w:left="-540"/>
        <w:rPr>
          <w:rStyle w:val="A4"/>
          <w:rFonts w:ascii="Georgia" w:hAnsi="Georgia" w:cs="Arial"/>
          <w:b w:val="0"/>
          <w:bCs w:val="0"/>
          <w:color w:val="F89728"/>
          <w:sz w:val="20"/>
          <w:szCs w:val="20"/>
        </w:rPr>
      </w:pPr>
      <w:r w:rsidRPr="0029692C">
        <w:rPr>
          <w:rStyle w:val="A4"/>
          <w:rFonts w:ascii="Georgia" w:hAnsi="Georgia" w:cs="Arial"/>
          <w:bCs w:val="0"/>
          <w:color w:val="F89728"/>
          <w:sz w:val="20"/>
          <w:szCs w:val="20"/>
        </w:rPr>
        <w:t>NOTE</w:t>
      </w:r>
      <w:r w:rsidRPr="0029692C">
        <w:rPr>
          <w:rStyle w:val="A4"/>
          <w:rFonts w:ascii="Georgia" w:hAnsi="Georgia" w:cs="Arial"/>
          <w:b w:val="0"/>
          <w:bCs w:val="0"/>
          <w:color w:val="F89728"/>
          <w:sz w:val="20"/>
          <w:szCs w:val="20"/>
        </w:rPr>
        <w:t xml:space="preserve">: You may upload PDF files in support of the Special Requirements section. You may upload PDF files with a maximum file size of 10 MB each. There is no limit to the number of files uploaded. </w:t>
      </w:r>
    </w:p>
    <w:p w14:paraId="0E24497A" w14:textId="77777777" w:rsidR="009324E7" w:rsidRPr="00D25A48" w:rsidRDefault="009324E7" w:rsidP="00CE2161">
      <w:pPr>
        <w:pStyle w:val="Default"/>
        <w:rPr>
          <w:rFonts w:ascii="Arial" w:hAnsi="Arial" w:cs="Arial"/>
          <w:color w:val="000000" w:themeColor="text1"/>
        </w:rPr>
      </w:pPr>
    </w:p>
    <w:sectPr w:rsidR="009324E7" w:rsidRPr="00D25A48" w:rsidSect="008A42CC">
      <w:headerReference w:type="first" r:id="rId25"/>
      <w:pgSz w:w="12240" w:h="15840"/>
      <w:pgMar w:top="2340" w:right="108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781FC" w14:textId="77777777" w:rsidR="00B1259A" w:rsidRDefault="00B1259A" w:rsidP="002A73D1">
      <w:r>
        <w:separator/>
      </w:r>
    </w:p>
  </w:endnote>
  <w:endnote w:type="continuationSeparator" w:id="0">
    <w:p w14:paraId="36FF9422" w14:textId="77777777" w:rsidR="00B1259A" w:rsidRDefault="00B1259A" w:rsidP="002A7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Bodoni MT">
    <w:panose1 w:val="02070603080606020203"/>
    <w:charset w:val="00"/>
    <w:family w:val="roman"/>
    <w:pitch w:val="variable"/>
    <w:sig w:usb0="00000003" w:usb1="00000000" w:usb2="00000000" w:usb3="00000000" w:csb0="00000001" w:csb1="00000000"/>
  </w:font>
  <w:font w:name="Folio Light">
    <w:altName w:val="Cambria"/>
    <w:panose1 w:val="020B0604020202020204"/>
    <w:charset w:val="4D"/>
    <w:family w:val="swiss"/>
    <w:notTrueType/>
    <w:pitch w:val="default"/>
    <w:sig w:usb0="00000003" w:usb1="00000000" w:usb2="00000000" w:usb3="00000000" w:csb0="00000001" w:csb1="00000000"/>
  </w:font>
  <w:font w:name="Folio Medium">
    <w:altName w:val="Cambria"/>
    <w:panose1 w:val="020B0604020202020204"/>
    <w:charset w:val="4D"/>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0085" w14:textId="75938A3A" w:rsidR="003C5715" w:rsidRPr="000A4CA4" w:rsidRDefault="003C5715" w:rsidP="000A4CA4">
    <w:pPr>
      <w:pStyle w:val="Footer"/>
    </w:pPr>
    <w:r>
      <w:rPr>
        <w:noProof/>
        <w:lang w:val="es-ES" w:eastAsia="es-ES"/>
      </w:rPr>
      <mc:AlternateContent>
        <mc:Choice Requires="wps">
          <w:drawing>
            <wp:anchor distT="0" distB="0" distL="114300" distR="114300" simplePos="0" relativeHeight="251658240" behindDoc="0" locked="0" layoutInCell="1" allowOverlap="1" wp14:anchorId="727A9690" wp14:editId="022B5FEC">
              <wp:simplePos x="0" y="0"/>
              <wp:positionH relativeFrom="column">
                <wp:posOffset>-914400</wp:posOffset>
              </wp:positionH>
              <wp:positionV relativeFrom="paragraph">
                <wp:posOffset>155575</wp:posOffset>
              </wp:positionV>
              <wp:extent cx="7315200" cy="22860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0" cy="2286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0BCF5407"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Note: Please do not upload this document to Research.gov in order to meet your reporting requirement. You are required to enter text in the text boxes available online.</w:t>
                          </w:r>
                        </w:p>
                        <w:p w14:paraId="2BD7479E" w14:textId="77777777" w:rsidR="003C5715" w:rsidRPr="006F19C1" w:rsidRDefault="003C5715" w:rsidP="006F19C1">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A9690" id="_x0000_t202" coordsize="21600,21600" o:spt="202" path="m,l,21600r21600,l21600,xe">
              <v:stroke joinstyle="miter"/>
              <v:path gradientshapeok="t" o:connecttype="rect"/>
            </v:shapetype>
            <v:shape id="Text Box 17" o:spid="_x0000_s1027" type="#_x0000_t202" style="position:absolute;margin-left:-1in;margin-top:12.25pt;width:8in;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" filled="f" stroked="f">
              <v:textbox>
                <w:txbxContent>
                  <w:p w14:paraId="0BCF5407"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Note: Please do not upload this document to Research.gov in order to meet your reporting requirement. You are required to enter text in the text boxes available online.</w:t>
                    </w:r>
                  </w:p>
                  <w:p w14:paraId="2BD7479E" w14:textId="77777777" w:rsidR="003C5715" w:rsidRPr="006F19C1" w:rsidRDefault="003C5715" w:rsidP="006F19C1">
                    <w:pPr>
                      <w:jc w:val="center"/>
                      <w:rPr>
                        <w:sz w:val="16"/>
                        <w:szCs w:val="16"/>
                      </w:rPr>
                    </w:pPr>
                  </w:p>
                </w:txbxContent>
              </v:textbox>
            </v:shape>
          </w:pict>
        </mc:Fallback>
      </mc:AlternateContent>
    </w:r>
    <w:r>
      <w:rPr>
        <w:noProof/>
        <w:lang w:val="es-ES" w:eastAsia="es-ES"/>
      </w:rPr>
      <mc:AlternateContent>
        <mc:Choice Requires="wps">
          <w:drawing>
            <wp:anchor distT="4294967294" distB="4294967294" distL="114300" distR="114300" simplePos="0" relativeHeight="251659264" behindDoc="0" locked="0" layoutInCell="1" allowOverlap="1" wp14:anchorId="63EF106A" wp14:editId="550BA07F">
              <wp:simplePos x="0" y="0"/>
              <wp:positionH relativeFrom="column">
                <wp:posOffset>-914400</wp:posOffset>
              </wp:positionH>
              <wp:positionV relativeFrom="paragraph">
                <wp:posOffset>121284</wp:posOffset>
              </wp:positionV>
              <wp:extent cx="73152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15200" cy="0"/>
                      </a:xfrm>
                      <a:prstGeom prst="line">
                        <a:avLst/>
                      </a:prstGeom>
                      <a:ln w="12700">
                        <a:solidFill>
                          <a:srgbClr val="BDC3C7"/>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56026" id="Straight Connector 1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9.55pt" to="7in,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" strokecolor="#bdc3c7" strokeweight="1pt">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55D1" w14:textId="77777777" w:rsidR="003C5715" w:rsidRPr="000A4CA4" w:rsidRDefault="003C5715" w:rsidP="006F19C1">
    <w:pPr>
      <w:pStyle w:val="Footer"/>
    </w:pPr>
  </w:p>
  <w:p w14:paraId="5816305B" w14:textId="7EC0F950" w:rsidR="003C5715" w:rsidRPr="006F19C1" w:rsidRDefault="003C5715" w:rsidP="006F19C1">
    <w:pPr>
      <w:pStyle w:val="Footer"/>
    </w:pPr>
    <w:r>
      <w:rPr>
        <w:noProof/>
        <w:lang w:val="es-ES" w:eastAsia="es-ES"/>
      </w:rPr>
      <mc:AlternateContent>
        <mc:Choice Requires="wps">
          <w:drawing>
            <wp:anchor distT="0" distB="0" distL="114300" distR="114300" simplePos="0" relativeHeight="251660288" behindDoc="0" locked="0" layoutInCell="1" allowOverlap="1" wp14:anchorId="232A4A56" wp14:editId="64906372">
              <wp:simplePos x="0" y="0"/>
              <wp:positionH relativeFrom="column">
                <wp:posOffset>-914400</wp:posOffset>
              </wp:positionH>
              <wp:positionV relativeFrom="paragraph">
                <wp:posOffset>155575</wp:posOffset>
              </wp:positionV>
              <wp:extent cx="7315200" cy="2286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0" cy="2286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40BC1B5D"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PIs should NOT complete and upload this document to Research.gov in order to meet your reporting requirement. You are required to enter text in the text boxes available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2A4A56" id="_x0000_t202" coordsize="21600,21600" o:spt="202" path="m,l,21600r21600,l21600,xe">
              <v:stroke joinstyle="miter"/>
              <v:path gradientshapeok="t" o:connecttype="rect"/>
            </v:shapetype>
            <v:shape id="Text Box 19" o:spid="_x0000_s1029" type="#_x0000_t202" style="position:absolute;margin-left:-1in;margin-top:12.25pt;width:8in;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" filled="f" stroked="f">
              <v:textbox>
                <w:txbxContent>
                  <w:p w14:paraId="40BC1B5D"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PIs should NOT complete and upload this document to Research.gov in order to meet your reporting requirement. You are required to enter text in the text boxes available online.</w:t>
                    </w:r>
                  </w:p>
                </w:txbxContent>
              </v:textbox>
            </v:shape>
          </w:pict>
        </mc:Fallback>
      </mc:AlternateContent>
    </w:r>
    <w:r>
      <w:rPr>
        <w:noProof/>
        <w:lang w:val="es-ES" w:eastAsia="es-ES"/>
      </w:rPr>
      <mc:AlternateContent>
        <mc:Choice Requires="wps">
          <w:drawing>
            <wp:anchor distT="4294967294" distB="4294967294" distL="114300" distR="114300" simplePos="0" relativeHeight="251661312" behindDoc="0" locked="0" layoutInCell="1" allowOverlap="1" wp14:anchorId="28728F33" wp14:editId="124400A2">
              <wp:simplePos x="0" y="0"/>
              <wp:positionH relativeFrom="column">
                <wp:posOffset>-914400</wp:posOffset>
              </wp:positionH>
              <wp:positionV relativeFrom="paragraph">
                <wp:posOffset>121284</wp:posOffset>
              </wp:positionV>
              <wp:extent cx="73152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15200" cy="0"/>
                      </a:xfrm>
                      <a:prstGeom prst="line">
                        <a:avLst/>
                      </a:prstGeom>
                      <a:ln w="12700">
                        <a:solidFill>
                          <a:srgbClr val="BDC3C7"/>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11808A" id="Straight Connector 20"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9.55pt" to="7in,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" strokecolor="#bdc3c7" strokeweight="1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FC23" w14:textId="77777777" w:rsidR="00B1259A" w:rsidRDefault="00B1259A" w:rsidP="002A73D1">
      <w:r>
        <w:separator/>
      </w:r>
    </w:p>
  </w:footnote>
  <w:footnote w:type="continuationSeparator" w:id="0">
    <w:p w14:paraId="7D5D034C" w14:textId="77777777" w:rsidR="00B1259A" w:rsidRDefault="00B1259A" w:rsidP="002A7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370B" w14:textId="059CCD3C" w:rsidR="003C5715" w:rsidRDefault="003C5715" w:rsidP="000A4CA4">
    <w:pPr>
      <w:pStyle w:val="Header"/>
    </w:pPr>
    <w:r>
      <w:rPr>
        <w:noProof/>
        <w:lang w:val="es-ES" w:eastAsia="es-ES"/>
      </w:rPr>
      <mc:AlternateContent>
        <mc:Choice Requires="wps">
          <w:drawing>
            <wp:anchor distT="0" distB="0" distL="114300" distR="114300" simplePos="0" relativeHeight="251657216" behindDoc="1" locked="0" layoutInCell="1" allowOverlap="1" wp14:anchorId="6F5D89C1" wp14:editId="3A191815">
              <wp:simplePos x="0" y="0"/>
              <wp:positionH relativeFrom="column">
                <wp:posOffset>-914400</wp:posOffset>
              </wp:positionH>
              <wp:positionV relativeFrom="page">
                <wp:posOffset>228600</wp:posOffset>
              </wp:positionV>
              <wp:extent cx="7315200" cy="9600565"/>
              <wp:effectExtent l="0" t="0" r="19050" b="1968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4DEC55B8" w14:textId="77777777" w:rsidR="003C5715" w:rsidRDefault="003C5715" w:rsidP="000A4C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D89C1" id="Rectangle 14" o:spid="_x0000_s1026" style="position:absolute;margin-left:-1in;margin-top:18pt;width:8in;height:75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" filled="f" strokecolor="#bdc3c7">
              <v:path arrowok="t"/>
              <v:textbox>
                <w:txbxContent>
                  <w:p w14:paraId="4DEC55B8" w14:textId="77777777" w:rsidR="003C5715" w:rsidRDefault="003C5715" w:rsidP="000A4CA4">
                    <w:pPr>
                      <w:jc w:val="center"/>
                    </w:pPr>
                  </w:p>
                </w:txbxContent>
              </v:textbox>
              <w10:wrap anchory="page"/>
            </v:rect>
          </w:pict>
        </mc:Fallback>
      </mc:AlternateContent>
    </w:r>
  </w:p>
  <w:p w14:paraId="481E5359" w14:textId="77777777" w:rsidR="003C5715" w:rsidRPr="000A4CA4" w:rsidRDefault="003C5715" w:rsidP="000A4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55F2" w14:textId="09758081" w:rsidR="003C5715" w:rsidRDefault="003C5715">
    <w:pPr>
      <w:pStyle w:val="Header"/>
    </w:pPr>
    <w:r>
      <w:rPr>
        <w:noProof/>
        <w:lang w:val="es-ES" w:eastAsia="es-ES"/>
      </w:rPr>
      <w:drawing>
        <wp:anchor distT="0" distB="0" distL="114300" distR="114300" simplePos="0" relativeHeight="251654144" behindDoc="1" locked="0" layoutInCell="1" allowOverlap="1" wp14:anchorId="6555A752" wp14:editId="7EE84A38">
          <wp:simplePos x="0" y="0"/>
          <wp:positionH relativeFrom="page">
            <wp:posOffset>236220</wp:posOffset>
          </wp:positionH>
          <wp:positionV relativeFrom="paragraph">
            <wp:posOffset>-214961</wp:posOffset>
          </wp:positionV>
          <wp:extent cx="7315485" cy="773351"/>
          <wp:effectExtent l="0" t="0" r="0" b="825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31.11 AM.png"/>
                  <pic:cNvPicPr/>
                </pic:nvPicPr>
                <pic:blipFill>
                  <a:blip r:embed="rId1">
                    <a:extLst>
                      <a:ext uri="{28A0092B-C50C-407E-A947-70E740481C1C}">
                        <a14:useLocalDpi xmlns:a14="http://schemas.microsoft.com/office/drawing/2010/main" val="0"/>
                      </a:ext>
                    </a:extLst>
                  </a:blip>
                  <a:stretch>
                    <a:fillRect/>
                  </a:stretch>
                </pic:blipFill>
                <pic:spPr>
                  <a:xfrm>
                    <a:off x="0" y="0"/>
                    <a:ext cx="7315485" cy="773351"/>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r>
      <w:rPr>
        <w:noProof/>
        <w:lang w:val="es-ES" w:eastAsia="es-ES"/>
      </w:rPr>
      <mc:AlternateContent>
        <mc:Choice Requires="wps">
          <w:drawing>
            <wp:anchor distT="0" distB="0" distL="114300" distR="114300" simplePos="0" relativeHeight="251656192" behindDoc="1" locked="0" layoutInCell="1" allowOverlap="1" wp14:anchorId="15095C65" wp14:editId="6B2F8AF6">
              <wp:simplePos x="0" y="0"/>
              <wp:positionH relativeFrom="column">
                <wp:posOffset>-914400</wp:posOffset>
              </wp:positionH>
              <wp:positionV relativeFrom="page">
                <wp:posOffset>228600</wp:posOffset>
              </wp:positionV>
              <wp:extent cx="7315200" cy="960056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34FF808D" w14:textId="77777777" w:rsidR="003C5715" w:rsidRPr="00BD6C0E" w:rsidRDefault="003C5715" w:rsidP="002A73D1">
                          <w:pPr>
                            <w:jc w:val="center"/>
                            <w:rPr>
                              <w:color w:val="FF0000"/>
                            </w:rPr>
                          </w:pPr>
                        </w:p>
                        <w:p w14:paraId="549BFCF3" w14:textId="77777777" w:rsidR="003C5715" w:rsidRDefault="003C571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95C65" id="Rectangle 3" o:spid="_x0000_s1028" style="position:absolute;margin-left:-1in;margin-top:18pt;width:8in;height:75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" filled="f" strokecolor="#bdc3c7">
              <v:path arrowok="t"/>
              <v:textbox>
                <w:txbxContent>
                  <w:p w14:paraId="34FF808D" w14:textId="77777777" w:rsidR="003C5715" w:rsidRPr="00BD6C0E" w:rsidRDefault="003C5715" w:rsidP="002A73D1">
                    <w:pPr>
                      <w:jc w:val="center"/>
                      <w:rPr>
                        <w:color w:val="FF0000"/>
                      </w:rPr>
                    </w:pPr>
                  </w:p>
                  <w:p w14:paraId="549BFCF3" w14:textId="77777777" w:rsidR="003C5715" w:rsidRDefault="003C5715"/>
                </w:txbxContent>
              </v:textbox>
              <w10:wrap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1C99" w14:textId="0D2966AE" w:rsidR="003C5715" w:rsidRDefault="003C5715">
    <w:pPr>
      <w:pStyle w:val="Header"/>
    </w:pPr>
    <w:r>
      <w:rPr>
        <w:noProof/>
        <w:lang w:val="es-ES" w:eastAsia="es-ES"/>
      </w:rPr>
      <mc:AlternateContent>
        <mc:Choice Requires="wps">
          <w:drawing>
            <wp:anchor distT="0" distB="0" distL="114300" distR="114300" simplePos="0" relativeHeight="251664384" behindDoc="1" locked="0" layoutInCell="1" allowOverlap="1" wp14:anchorId="4050012D" wp14:editId="0854EA32">
              <wp:simplePos x="0" y="0"/>
              <wp:positionH relativeFrom="column">
                <wp:posOffset>-914400</wp:posOffset>
              </wp:positionH>
              <wp:positionV relativeFrom="page">
                <wp:posOffset>228600</wp:posOffset>
              </wp:positionV>
              <wp:extent cx="7315200" cy="9600565"/>
              <wp:effectExtent l="0" t="0" r="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24A0F52C" w14:textId="77777777" w:rsidR="003C5715" w:rsidRPr="00BD6C0E" w:rsidRDefault="003C5715" w:rsidP="002A73D1">
                          <w:pPr>
                            <w:jc w:val="center"/>
                            <w:rPr>
                              <w:color w:val="FF0000"/>
                            </w:rPr>
                          </w:pPr>
                        </w:p>
                        <w:p w14:paraId="4DEA5EF8" w14:textId="77777777" w:rsidR="003C5715" w:rsidRDefault="003C571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0012D" id="_x0000_s1030" style="position:absolute;margin-left:-1in;margin-top:18pt;width:8in;height:75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" filled="f" strokecolor="#bdc3c7">
              <v:path arrowok="t"/>
              <v:textbox>
                <w:txbxContent>
                  <w:p w14:paraId="24A0F52C" w14:textId="77777777" w:rsidR="003C5715" w:rsidRPr="00BD6C0E" w:rsidRDefault="003C5715" w:rsidP="002A73D1">
                    <w:pPr>
                      <w:jc w:val="center"/>
                      <w:rPr>
                        <w:color w:val="FF0000"/>
                      </w:rPr>
                    </w:pPr>
                  </w:p>
                  <w:p w14:paraId="4DEA5EF8" w14:textId="77777777" w:rsidR="003C5715" w:rsidRDefault="003C5715"/>
                </w:txbxContent>
              </v:textbox>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552D"/>
    <w:multiLevelType w:val="hybridMultilevel"/>
    <w:tmpl w:val="282EDB00"/>
    <w:lvl w:ilvl="0" w:tplc="CCF6AB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6BB0941"/>
    <w:multiLevelType w:val="hybridMultilevel"/>
    <w:tmpl w:val="880A794E"/>
    <w:lvl w:ilvl="0" w:tplc="22DA4702">
      <w:start w:val="1"/>
      <w:numFmt w:val="bullet"/>
      <w:lvlText w:val=""/>
      <w:lvlJc w:val="left"/>
      <w:pPr>
        <w:ind w:left="90" w:hanging="360"/>
      </w:pPr>
      <w:rPr>
        <w:rFonts w:ascii="Symbol" w:hAnsi="Symbol" w:hint="default"/>
        <w:color w:val="F89728"/>
      </w:rPr>
    </w:lvl>
    <w:lvl w:ilvl="1" w:tplc="04090003" w:tentative="1">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 w15:restartNumberingAfterBreak="0">
    <w:nsid w:val="37D359D4"/>
    <w:multiLevelType w:val="hybridMultilevel"/>
    <w:tmpl w:val="6E96D128"/>
    <w:lvl w:ilvl="0" w:tplc="EB5816D6">
      <w:start w:val="4"/>
      <w:numFmt w:val="bullet"/>
      <w:lvlText w:val="-"/>
      <w:lvlJc w:val="left"/>
      <w:pPr>
        <w:ind w:left="-180" w:hanging="360"/>
      </w:pPr>
      <w:rPr>
        <w:rFonts w:ascii="Arial" w:eastAsiaTheme="minorEastAsia" w:hAnsi="Arial" w:cs="Arial" w:hint="default"/>
      </w:rPr>
    </w:lvl>
    <w:lvl w:ilvl="1" w:tplc="0C0A0003" w:tentative="1">
      <w:start w:val="1"/>
      <w:numFmt w:val="bullet"/>
      <w:lvlText w:val="o"/>
      <w:lvlJc w:val="left"/>
      <w:pPr>
        <w:ind w:left="540" w:hanging="360"/>
      </w:pPr>
      <w:rPr>
        <w:rFonts w:ascii="Courier New" w:hAnsi="Courier New" w:cs="Courier New" w:hint="default"/>
      </w:rPr>
    </w:lvl>
    <w:lvl w:ilvl="2" w:tplc="0C0A0005" w:tentative="1">
      <w:start w:val="1"/>
      <w:numFmt w:val="bullet"/>
      <w:lvlText w:val=""/>
      <w:lvlJc w:val="left"/>
      <w:pPr>
        <w:ind w:left="1260" w:hanging="360"/>
      </w:pPr>
      <w:rPr>
        <w:rFonts w:ascii="Wingdings" w:hAnsi="Wingdings" w:hint="default"/>
      </w:rPr>
    </w:lvl>
    <w:lvl w:ilvl="3" w:tplc="0C0A0001" w:tentative="1">
      <w:start w:val="1"/>
      <w:numFmt w:val="bullet"/>
      <w:lvlText w:val=""/>
      <w:lvlJc w:val="left"/>
      <w:pPr>
        <w:ind w:left="1980" w:hanging="360"/>
      </w:pPr>
      <w:rPr>
        <w:rFonts w:ascii="Symbol" w:hAnsi="Symbol" w:hint="default"/>
      </w:rPr>
    </w:lvl>
    <w:lvl w:ilvl="4" w:tplc="0C0A0003" w:tentative="1">
      <w:start w:val="1"/>
      <w:numFmt w:val="bullet"/>
      <w:lvlText w:val="o"/>
      <w:lvlJc w:val="left"/>
      <w:pPr>
        <w:ind w:left="2700" w:hanging="360"/>
      </w:pPr>
      <w:rPr>
        <w:rFonts w:ascii="Courier New" w:hAnsi="Courier New" w:cs="Courier New" w:hint="default"/>
      </w:rPr>
    </w:lvl>
    <w:lvl w:ilvl="5" w:tplc="0C0A0005" w:tentative="1">
      <w:start w:val="1"/>
      <w:numFmt w:val="bullet"/>
      <w:lvlText w:val=""/>
      <w:lvlJc w:val="left"/>
      <w:pPr>
        <w:ind w:left="3420" w:hanging="360"/>
      </w:pPr>
      <w:rPr>
        <w:rFonts w:ascii="Wingdings" w:hAnsi="Wingdings" w:hint="default"/>
      </w:rPr>
    </w:lvl>
    <w:lvl w:ilvl="6" w:tplc="0C0A0001" w:tentative="1">
      <w:start w:val="1"/>
      <w:numFmt w:val="bullet"/>
      <w:lvlText w:val=""/>
      <w:lvlJc w:val="left"/>
      <w:pPr>
        <w:ind w:left="4140" w:hanging="360"/>
      </w:pPr>
      <w:rPr>
        <w:rFonts w:ascii="Symbol" w:hAnsi="Symbol" w:hint="default"/>
      </w:rPr>
    </w:lvl>
    <w:lvl w:ilvl="7" w:tplc="0C0A0003" w:tentative="1">
      <w:start w:val="1"/>
      <w:numFmt w:val="bullet"/>
      <w:lvlText w:val="o"/>
      <w:lvlJc w:val="left"/>
      <w:pPr>
        <w:ind w:left="4860" w:hanging="360"/>
      </w:pPr>
      <w:rPr>
        <w:rFonts w:ascii="Courier New" w:hAnsi="Courier New" w:cs="Courier New" w:hint="default"/>
      </w:rPr>
    </w:lvl>
    <w:lvl w:ilvl="8" w:tplc="0C0A0005" w:tentative="1">
      <w:start w:val="1"/>
      <w:numFmt w:val="bullet"/>
      <w:lvlText w:val=""/>
      <w:lvlJc w:val="left"/>
      <w:pPr>
        <w:ind w:left="5580" w:hanging="360"/>
      </w:pPr>
      <w:rPr>
        <w:rFonts w:ascii="Wingdings" w:hAnsi="Wingdings" w:hint="default"/>
      </w:rPr>
    </w:lvl>
  </w:abstractNum>
  <w:abstractNum w:abstractNumId="3" w15:restartNumberingAfterBreak="0">
    <w:nsid w:val="38CB73AB"/>
    <w:multiLevelType w:val="hybridMultilevel"/>
    <w:tmpl w:val="4D9E00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410804CF"/>
    <w:multiLevelType w:val="hybridMultilevel"/>
    <w:tmpl w:val="3580DF66"/>
    <w:lvl w:ilvl="0" w:tplc="EEC6B1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420ACE"/>
    <w:multiLevelType w:val="hybridMultilevel"/>
    <w:tmpl w:val="692420DC"/>
    <w:lvl w:ilvl="0" w:tplc="C7CC8F6A">
      <w:start w:val="1"/>
      <w:numFmt w:val="bullet"/>
      <w:lvlText w:val="-"/>
      <w:lvlJc w:val="left"/>
      <w:pPr>
        <w:ind w:left="-270" w:hanging="360"/>
      </w:pPr>
      <w:rPr>
        <w:rFonts w:ascii="Arial" w:eastAsiaTheme="minorEastAsia" w:hAnsi="Arial" w:cs="Arial" w:hint="default"/>
        <w:b w:val="0"/>
        <w:color w:val="auto"/>
        <w:sz w:val="24"/>
      </w:rPr>
    </w:lvl>
    <w:lvl w:ilvl="1" w:tplc="0C0A0003" w:tentative="1">
      <w:start w:val="1"/>
      <w:numFmt w:val="bullet"/>
      <w:lvlText w:val="o"/>
      <w:lvlJc w:val="left"/>
      <w:pPr>
        <w:ind w:left="450" w:hanging="360"/>
      </w:pPr>
      <w:rPr>
        <w:rFonts w:ascii="Courier New" w:hAnsi="Courier New" w:cs="Courier New" w:hint="default"/>
      </w:rPr>
    </w:lvl>
    <w:lvl w:ilvl="2" w:tplc="0C0A0005" w:tentative="1">
      <w:start w:val="1"/>
      <w:numFmt w:val="bullet"/>
      <w:lvlText w:val=""/>
      <w:lvlJc w:val="left"/>
      <w:pPr>
        <w:ind w:left="1170" w:hanging="360"/>
      </w:pPr>
      <w:rPr>
        <w:rFonts w:ascii="Wingdings" w:hAnsi="Wingdings" w:hint="default"/>
      </w:rPr>
    </w:lvl>
    <w:lvl w:ilvl="3" w:tplc="0C0A0001" w:tentative="1">
      <w:start w:val="1"/>
      <w:numFmt w:val="bullet"/>
      <w:lvlText w:val=""/>
      <w:lvlJc w:val="left"/>
      <w:pPr>
        <w:ind w:left="1890" w:hanging="360"/>
      </w:pPr>
      <w:rPr>
        <w:rFonts w:ascii="Symbol" w:hAnsi="Symbol" w:hint="default"/>
      </w:rPr>
    </w:lvl>
    <w:lvl w:ilvl="4" w:tplc="0C0A0003" w:tentative="1">
      <w:start w:val="1"/>
      <w:numFmt w:val="bullet"/>
      <w:lvlText w:val="o"/>
      <w:lvlJc w:val="left"/>
      <w:pPr>
        <w:ind w:left="2610" w:hanging="360"/>
      </w:pPr>
      <w:rPr>
        <w:rFonts w:ascii="Courier New" w:hAnsi="Courier New" w:cs="Courier New" w:hint="default"/>
      </w:rPr>
    </w:lvl>
    <w:lvl w:ilvl="5" w:tplc="0C0A0005" w:tentative="1">
      <w:start w:val="1"/>
      <w:numFmt w:val="bullet"/>
      <w:lvlText w:val=""/>
      <w:lvlJc w:val="left"/>
      <w:pPr>
        <w:ind w:left="3330" w:hanging="360"/>
      </w:pPr>
      <w:rPr>
        <w:rFonts w:ascii="Wingdings" w:hAnsi="Wingdings" w:hint="default"/>
      </w:rPr>
    </w:lvl>
    <w:lvl w:ilvl="6" w:tplc="0C0A0001" w:tentative="1">
      <w:start w:val="1"/>
      <w:numFmt w:val="bullet"/>
      <w:lvlText w:val=""/>
      <w:lvlJc w:val="left"/>
      <w:pPr>
        <w:ind w:left="4050" w:hanging="360"/>
      </w:pPr>
      <w:rPr>
        <w:rFonts w:ascii="Symbol" w:hAnsi="Symbol" w:hint="default"/>
      </w:rPr>
    </w:lvl>
    <w:lvl w:ilvl="7" w:tplc="0C0A0003" w:tentative="1">
      <w:start w:val="1"/>
      <w:numFmt w:val="bullet"/>
      <w:lvlText w:val="o"/>
      <w:lvlJc w:val="left"/>
      <w:pPr>
        <w:ind w:left="4770" w:hanging="360"/>
      </w:pPr>
      <w:rPr>
        <w:rFonts w:ascii="Courier New" w:hAnsi="Courier New" w:cs="Courier New" w:hint="default"/>
      </w:rPr>
    </w:lvl>
    <w:lvl w:ilvl="8" w:tplc="0C0A0005" w:tentative="1">
      <w:start w:val="1"/>
      <w:numFmt w:val="bullet"/>
      <w:lvlText w:val=""/>
      <w:lvlJc w:val="left"/>
      <w:pPr>
        <w:ind w:left="5490" w:hanging="360"/>
      </w:pPr>
      <w:rPr>
        <w:rFonts w:ascii="Wingdings" w:hAnsi="Wingdings" w:hint="default"/>
      </w:rPr>
    </w:lvl>
  </w:abstractNum>
  <w:abstractNum w:abstractNumId="6" w15:restartNumberingAfterBreak="0">
    <w:nsid w:val="4DB85173"/>
    <w:multiLevelType w:val="hybridMultilevel"/>
    <w:tmpl w:val="C00C208A"/>
    <w:lvl w:ilvl="0" w:tplc="22DA4702">
      <w:start w:val="1"/>
      <w:numFmt w:val="bullet"/>
      <w:lvlText w:val=""/>
      <w:lvlJc w:val="left"/>
      <w:pPr>
        <w:ind w:left="180" w:hanging="360"/>
      </w:pPr>
      <w:rPr>
        <w:rFonts w:ascii="Symbol" w:hAnsi="Symbol" w:hint="default"/>
        <w:color w:val="F89728"/>
      </w:rPr>
    </w:lvl>
    <w:lvl w:ilvl="1" w:tplc="04090003" w:tentative="1">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 w15:restartNumberingAfterBreak="0">
    <w:nsid w:val="77D453D8"/>
    <w:multiLevelType w:val="hybridMultilevel"/>
    <w:tmpl w:val="9D0C845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7C947CBA"/>
    <w:multiLevelType w:val="hybridMultilevel"/>
    <w:tmpl w:val="8D428664"/>
    <w:lvl w:ilvl="0" w:tplc="22DA4702">
      <w:start w:val="1"/>
      <w:numFmt w:val="bullet"/>
      <w:lvlText w:val=""/>
      <w:lvlJc w:val="left"/>
      <w:pPr>
        <w:ind w:left="360" w:hanging="360"/>
      </w:pPr>
      <w:rPr>
        <w:rFonts w:ascii="Symbol" w:hAnsi="Symbol" w:hint="default"/>
        <w:color w:val="F897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1246733">
    <w:abstractNumId w:val="3"/>
  </w:num>
  <w:num w:numId="2" w16cid:durableId="1314522768">
    <w:abstractNumId w:val="7"/>
  </w:num>
  <w:num w:numId="3" w16cid:durableId="25524252">
    <w:abstractNumId w:val="8"/>
  </w:num>
  <w:num w:numId="4" w16cid:durableId="609359514">
    <w:abstractNumId w:val="6"/>
  </w:num>
  <w:num w:numId="5" w16cid:durableId="1672372760">
    <w:abstractNumId w:val="1"/>
  </w:num>
  <w:num w:numId="6" w16cid:durableId="643970164">
    <w:abstractNumId w:val="0"/>
  </w:num>
  <w:num w:numId="7" w16cid:durableId="1211498755">
    <w:abstractNumId w:val="4"/>
  </w:num>
  <w:num w:numId="8" w16cid:durableId="312418321">
    <w:abstractNumId w:val="5"/>
  </w:num>
  <w:num w:numId="9" w16cid:durableId="10494536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Ethan Schreier">
    <w15:presenceInfo w15:providerId="AD" w15:userId="S::jes47649@uga.edu::3d45c2bd-77ee-40cb-ab9d-2b1874bb8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FC"/>
    <w:rsid w:val="000636B4"/>
    <w:rsid w:val="000A4CA4"/>
    <w:rsid w:val="001013C8"/>
    <w:rsid w:val="0013417D"/>
    <w:rsid w:val="001963AC"/>
    <w:rsid w:val="001B64DC"/>
    <w:rsid w:val="00206183"/>
    <w:rsid w:val="002478B9"/>
    <w:rsid w:val="0029331B"/>
    <w:rsid w:val="0029692C"/>
    <w:rsid w:val="002A6EEA"/>
    <w:rsid w:val="002A73D1"/>
    <w:rsid w:val="002B27E2"/>
    <w:rsid w:val="002F509D"/>
    <w:rsid w:val="002F6A2F"/>
    <w:rsid w:val="00377464"/>
    <w:rsid w:val="003C5715"/>
    <w:rsid w:val="003F1364"/>
    <w:rsid w:val="003F4765"/>
    <w:rsid w:val="00404287"/>
    <w:rsid w:val="0040647A"/>
    <w:rsid w:val="0048503C"/>
    <w:rsid w:val="004A3034"/>
    <w:rsid w:val="004C6686"/>
    <w:rsid w:val="004E5FC2"/>
    <w:rsid w:val="0050015E"/>
    <w:rsid w:val="005133D6"/>
    <w:rsid w:val="00522132"/>
    <w:rsid w:val="00542F65"/>
    <w:rsid w:val="00563C3B"/>
    <w:rsid w:val="00586D0B"/>
    <w:rsid w:val="006016BB"/>
    <w:rsid w:val="00603568"/>
    <w:rsid w:val="006254EF"/>
    <w:rsid w:val="00633C7E"/>
    <w:rsid w:val="006A61E2"/>
    <w:rsid w:val="006F19C1"/>
    <w:rsid w:val="007A2D24"/>
    <w:rsid w:val="007D5764"/>
    <w:rsid w:val="00821DE0"/>
    <w:rsid w:val="00865F5A"/>
    <w:rsid w:val="0087491C"/>
    <w:rsid w:val="008825E7"/>
    <w:rsid w:val="00891256"/>
    <w:rsid w:val="008A42CC"/>
    <w:rsid w:val="00905D14"/>
    <w:rsid w:val="009324E7"/>
    <w:rsid w:val="00932C1B"/>
    <w:rsid w:val="009638D6"/>
    <w:rsid w:val="009A2E14"/>
    <w:rsid w:val="009A2EDF"/>
    <w:rsid w:val="009D1EC0"/>
    <w:rsid w:val="009F6E29"/>
    <w:rsid w:val="00A07E96"/>
    <w:rsid w:val="00A110F8"/>
    <w:rsid w:val="00A50D13"/>
    <w:rsid w:val="00A76140"/>
    <w:rsid w:val="00AC375D"/>
    <w:rsid w:val="00AD066B"/>
    <w:rsid w:val="00AE1621"/>
    <w:rsid w:val="00AE20FA"/>
    <w:rsid w:val="00AE5BD7"/>
    <w:rsid w:val="00AF78E0"/>
    <w:rsid w:val="00B1259A"/>
    <w:rsid w:val="00B1442D"/>
    <w:rsid w:val="00B157A6"/>
    <w:rsid w:val="00B336B6"/>
    <w:rsid w:val="00B55663"/>
    <w:rsid w:val="00BD1EB5"/>
    <w:rsid w:val="00BD6C0E"/>
    <w:rsid w:val="00C22A0C"/>
    <w:rsid w:val="00C50F99"/>
    <w:rsid w:val="00C54B78"/>
    <w:rsid w:val="00C658D1"/>
    <w:rsid w:val="00C77A2D"/>
    <w:rsid w:val="00C8177C"/>
    <w:rsid w:val="00CB0DD3"/>
    <w:rsid w:val="00CC08CB"/>
    <w:rsid w:val="00CD5099"/>
    <w:rsid w:val="00CE2161"/>
    <w:rsid w:val="00D24B3D"/>
    <w:rsid w:val="00D25A48"/>
    <w:rsid w:val="00D50F16"/>
    <w:rsid w:val="00D918BB"/>
    <w:rsid w:val="00DA20FB"/>
    <w:rsid w:val="00DB5AFC"/>
    <w:rsid w:val="00DC3A07"/>
    <w:rsid w:val="00DF7D1B"/>
    <w:rsid w:val="00E15D59"/>
    <w:rsid w:val="00E26477"/>
    <w:rsid w:val="00E32861"/>
    <w:rsid w:val="00E427D3"/>
    <w:rsid w:val="00EA145D"/>
    <w:rsid w:val="00EA78AD"/>
    <w:rsid w:val="00F025E5"/>
    <w:rsid w:val="00F53E42"/>
    <w:rsid w:val="00FA5D33"/>
    <w:rsid w:val="00FD0E0B"/>
    <w:rsid w:val="00FE70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5F1CC6"/>
  <w15:docId w15:val="{E11DC05D-4DC9-4B0A-9800-83987A3C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5A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5AFC"/>
    <w:rPr>
      <w:rFonts w:ascii="Lucida Grande" w:hAnsi="Lucida Grande" w:cs="Lucida Grande"/>
      <w:sz w:val="18"/>
      <w:szCs w:val="18"/>
    </w:rPr>
  </w:style>
  <w:style w:type="paragraph" w:customStyle="1" w:styleId="Default">
    <w:name w:val="Default"/>
    <w:rsid w:val="00DB5AFC"/>
    <w:pPr>
      <w:widowControl w:val="0"/>
      <w:autoSpaceDE w:val="0"/>
      <w:autoSpaceDN w:val="0"/>
      <w:adjustRightInd w:val="0"/>
    </w:pPr>
    <w:rPr>
      <w:rFonts w:ascii="Bodoni MT" w:hAnsi="Bodoni MT" w:cs="Bodoni MT"/>
      <w:color w:val="000000"/>
    </w:rPr>
  </w:style>
  <w:style w:type="character" w:customStyle="1" w:styleId="apple-converted-space">
    <w:name w:val="apple-converted-space"/>
    <w:basedOn w:val="DefaultParagraphFont"/>
    <w:rsid w:val="009D1EC0"/>
  </w:style>
  <w:style w:type="character" w:styleId="Hyperlink">
    <w:name w:val="Hyperlink"/>
    <w:basedOn w:val="DefaultParagraphFont"/>
    <w:uiPriority w:val="99"/>
    <w:unhideWhenUsed/>
    <w:rsid w:val="009D1EC0"/>
    <w:rPr>
      <w:color w:val="0000FF"/>
      <w:u w:val="single"/>
    </w:rPr>
  </w:style>
  <w:style w:type="paragraph" w:customStyle="1" w:styleId="Pa3">
    <w:name w:val="Pa3"/>
    <w:basedOn w:val="Default"/>
    <w:next w:val="Default"/>
    <w:uiPriority w:val="99"/>
    <w:rsid w:val="002A73D1"/>
    <w:pPr>
      <w:spacing w:line="281" w:lineRule="atLeast"/>
    </w:pPr>
    <w:rPr>
      <w:rFonts w:cs="Times New Roman"/>
      <w:color w:val="auto"/>
    </w:rPr>
  </w:style>
  <w:style w:type="character" w:customStyle="1" w:styleId="A3">
    <w:name w:val="A3"/>
    <w:uiPriority w:val="99"/>
    <w:rsid w:val="002A73D1"/>
    <w:rPr>
      <w:rFonts w:cs="Bodoni MT"/>
      <w:b/>
      <w:bCs/>
      <w:color w:val="F89826"/>
      <w:sz w:val="48"/>
      <w:szCs w:val="48"/>
    </w:rPr>
  </w:style>
  <w:style w:type="character" w:customStyle="1" w:styleId="A4">
    <w:name w:val="A4"/>
    <w:uiPriority w:val="99"/>
    <w:rsid w:val="002A73D1"/>
    <w:rPr>
      <w:rFonts w:ascii="Folio Light" w:hAnsi="Folio Light" w:cs="Folio Light"/>
      <w:b/>
      <w:bCs/>
      <w:color w:val="005597"/>
      <w:sz w:val="22"/>
      <w:szCs w:val="22"/>
    </w:rPr>
  </w:style>
  <w:style w:type="paragraph" w:customStyle="1" w:styleId="Pa4">
    <w:name w:val="Pa4"/>
    <w:basedOn w:val="Default"/>
    <w:next w:val="Default"/>
    <w:uiPriority w:val="99"/>
    <w:rsid w:val="002A73D1"/>
    <w:pPr>
      <w:spacing w:line="281" w:lineRule="atLeast"/>
    </w:pPr>
    <w:rPr>
      <w:rFonts w:cs="Times New Roman"/>
      <w:color w:val="auto"/>
    </w:rPr>
  </w:style>
  <w:style w:type="character" w:customStyle="1" w:styleId="A5">
    <w:name w:val="A5"/>
    <w:uiPriority w:val="99"/>
    <w:rsid w:val="002A73D1"/>
    <w:rPr>
      <w:rFonts w:ascii="Folio Medium" w:hAnsi="Folio Medium" w:cs="Folio Medium"/>
      <w:color w:val="211D1E"/>
      <w:sz w:val="20"/>
      <w:szCs w:val="20"/>
    </w:rPr>
  </w:style>
  <w:style w:type="paragraph" w:styleId="Header">
    <w:name w:val="header"/>
    <w:basedOn w:val="Normal"/>
    <w:link w:val="HeaderChar"/>
    <w:uiPriority w:val="99"/>
    <w:unhideWhenUsed/>
    <w:rsid w:val="002A73D1"/>
    <w:pPr>
      <w:tabs>
        <w:tab w:val="center" w:pos="4320"/>
        <w:tab w:val="right" w:pos="8640"/>
      </w:tabs>
    </w:pPr>
  </w:style>
  <w:style w:type="character" w:customStyle="1" w:styleId="HeaderChar">
    <w:name w:val="Header Char"/>
    <w:basedOn w:val="DefaultParagraphFont"/>
    <w:link w:val="Header"/>
    <w:uiPriority w:val="99"/>
    <w:rsid w:val="002A73D1"/>
  </w:style>
  <w:style w:type="paragraph" w:styleId="Footer">
    <w:name w:val="footer"/>
    <w:basedOn w:val="Normal"/>
    <w:link w:val="FooterChar"/>
    <w:uiPriority w:val="99"/>
    <w:unhideWhenUsed/>
    <w:rsid w:val="002A73D1"/>
    <w:pPr>
      <w:tabs>
        <w:tab w:val="center" w:pos="4320"/>
        <w:tab w:val="right" w:pos="8640"/>
      </w:tabs>
    </w:pPr>
  </w:style>
  <w:style w:type="character" w:customStyle="1" w:styleId="FooterChar">
    <w:name w:val="Footer Char"/>
    <w:basedOn w:val="DefaultParagraphFont"/>
    <w:link w:val="Footer"/>
    <w:uiPriority w:val="99"/>
    <w:rsid w:val="002A73D1"/>
  </w:style>
  <w:style w:type="character" w:customStyle="1" w:styleId="A2">
    <w:name w:val="A2"/>
    <w:uiPriority w:val="99"/>
    <w:rsid w:val="000A4CA4"/>
    <w:rPr>
      <w:rFonts w:cs="Folio Light"/>
      <w:color w:val="ED1A22"/>
      <w:sz w:val="15"/>
      <w:szCs w:val="15"/>
    </w:rPr>
  </w:style>
  <w:style w:type="paragraph" w:styleId="ListParagraph">
    <w:name w:val="List Paragraph"/>
    <w:basedOn w:val="Normal"/>
    <w:uiPriority w:val="34"/>
    <w:qFormat/>
    <w:rsid w:val="004A3034"/>
    <w:pPr>
      <w:ind w:left="720"/>
      <w:contextualSpacing/>
    </w:pPr>
  </w:style>
  <w:style w:type="table" w:styleId="TableGrid">
    <w:name w:val="Table Grid"/>
    <w:basedOn w:val="TableNormal"/>
    <w:uiPriority w:val="59"/>
    <w:rsid w:val="004A3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0D13"/>
    <w:rPr>
      <w:sz w:val="16"/>
      <w:szCs w:val="16"/>
    </w:rPr>
  </w:style>
  <w:style w:type="paragraph" w:styleId="CommentText">
    <w:name w:val="annotation text"/>
    <w:basedOn w:val="Normal"/>
    <w:link w:val="CommentTextChar"/>
    <w:uiPriority w:val="99"/>
    <w:semiHidden/>
    <w:unhideWhenUsed/>
    <w:rsid w:val="00A50D13"/>
    <w:rPr>
      <w:sz w:val="20"/>
      <w:szCs w:val="20"/>
    </w:rPr>
  </w:style>
  <w:style w:type="character" w:customStyle="1" w:styleId="CommentTextChar">
    <w:name w:val="Comment Text Char"/>
    <w:basedOn w:val="DefaultParagraphFont"/>
    <w:link w:val="CommentText"/>
    <w:uiPriority w:val="99"/>
    <w:semiHidden/>
    <w:rsid w:val="00A50D13"/>
    <w:rPr>
      <w:sz w:val="20"/>
      <w:szCs w:val="20"/>
    </w:rPr>
  </w:style>
  <w:style w:type="paragraph" w:styleId="CommentSubject">
    <w:name w:val="annotation subject"/>
    <w:basedOn w:val="CommentText"/>
    <w:next w:val="CommentText"/>
    <w:link w:val="CommentSubjectChar"/>
    <w:uiPriority w:val="99"/>
    <w:semiHidden/>
    <w:unhideWhenUsed/>
    <w:rsid w:val="00A50D13"/>
    <w:rPr>
      <w:b/>
      <w:bCs/>
    </w:rPr>
  </w:style>
  <w:style w:type="character" w:customStyle="1" w:styleId="CommentSubjectChar">
    <w:name w:val="Comment Subject Char"/>
    <w:basedOn w:val="CommentTextChar"/>
    <w:link w:val="CommentSubject"/>
    <w:uiPriority w:val="99"/>
    <w:semiHidden/>
    <w:rsid w:val="00A50D13"/>
    <w:rPr>
      <w:b/>
      <w:bCs/>
      <w:sz w:val="20"/>
      <w:szCs w:val="20"/>
    </w:rPr>
  </w:style>
  <w:style w:type="paragraph" w:styleId="Revision">
    <w:name w:val="Revision"/>
    <w:hidden/>
    <w:uiPriority w:val="99"/>
    <w:semiHidden/>
    <w:rsid w:val="005133D6"/>
  </w:style>
  <w:style w:type="character" w:styleId="Strong">
    <w:name w:val="Strong"/>
    <w:basedOn w:val="DefaultParagraphFont"/>
    <w:uiPriority w:val="22"/>
    <w:qFormat/>
    <w:rsid w:val="009A2E14"/>
    <w:rPr>
      <w:b/>
      <w:bCs/>
    </w:rPr>
  </w:style>
  <w:style w:type="character" w:customStyle="1" w:styleId="whitespace-normal">
    <w:name w:val="whitespace-normal"/>
    <w:basedOn w:val="DefaultParagraphFont"/>
    <w:rsid w:val="009A2E14"/>
  </w:style>
  <w:style w:type="paragraph" w:styleId="NormalWeb">
    <w:name w:val="Normal (Web)"/>
    <w:basedOn w:val="Normal"/>
    <w:uiPriority w:val="99"/>
    <w:semiHidden/>
    <w:unhideWhenUsed/>
    <w:rsid w:val="00CC08CB"/>
    <w:pPr>
      <w:spacing w:before="100" w:beforeAutospacing="1" w:after="100" w:afterAutospacing="1"/>
    </w:pPr>
    <w:rPr>
      <w:rFonts w:ascii="Times New Roman" w:eastAsia="Times New Roman" w:hAnsi="Times New Roman" w:cs="Times New Roman"/>
      <w:lang w:val="es-ES" w:eastAsia="es-ES"/>
    </w:rPr>
  </w:style>
  <w:style w:type="character" w:customStyle="1" w:styleId="il">
    <w:name w:val="il"/>
    <w:basedOn w:val="DefaultParagraphFont"/>
    <w:rsid w:val="00932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892790">
      <w:bodyDiv w:val="1"/>
      <w:marLeft w:val="0"/>
      <w:marRight w:val="0"/>
      <w:marTop w:val="0"/>
      <w:marBottom w:val="0"/>
      <w:divBdr>
        <w:top w:val="none" w:sz="0" w:space="0" w:color="auto"/>
        <w:left w:val="none" w:sz="0" w:space="0" w:color="auto"/>
        <w:bottom w:val="none" w:sz="0" w:space="0" w:color="auto"/>
        <w:right w:val="none" w:sz="0" w:space="0" w:color="auto"/>
      </w:divBdr>
      <w:divsChild>
        <w:div w:id="828519936">
          <w:marLeft w:val="0"/>
          <w:marRight w:val="0"/>
          <w:marTop w:val="0"/>
          <w:marBottom w:val="0"/>
          <w:divBdr>
            <w:top w:val="none" w:sz="0" w:space="0" w:color="auto"/>
            <w:left w:val="none" w:sz="0" w:space="0" w:color="auto"/>
            <w:bottom w:val="none" w:sz="0" w:space="0" w:color="auto"/>
            <w:right w:val="none" w:sz="0" w:space="0" w:color="auto"/>
          </w:divBdr>
          <w:divsChild>
            <w:div w:id="849181005">
              <w:marLeft w:val="0"/>
              <w:marRight w:val="0"/>
              <w:marTop w:val="0"/>
              <w:marBottom w:val="0"/>
              <w:divBdr>
                <w:top w:val="none" w:sz="0" w:space="0" w:color="auto"/>
                <w:left w:val="none" w:sz="0" w:space="0" w:color="auto"/>
                <w:bottom w:val="none" w:sz="0" w:space="0" w:color="auto"/>
                <w:right w:val="none" w:sz="0" w:space="0" w:color="auto"/>
              </w:divBdr>
              <w:divsChild>
                <w:div w:id="2053922177">
                  <w:marLeft w:val="0"/>
                  <w:marRight w:val="0"/>
                  <w:marTop w:val="0"/>
                  <w:marBottom w:val="0"/>
                  <w:divBdr>
                    <w:top w:val="none" w:sz="0" w:space="0" w:color="auto"/>
                    <w:left w:val="none" w:sz="0" w:space="0" w:color="auto"/>
                    <w:bottom w:val="none" w:sz="0" w:space="0" w:color="auto"/>
                    <w:right w:val="none" w:sz="0" w:space="0" w:color="auto"/>
                  </w:divBdr>
                  <w:divsChild>
                    <w:div w:id="73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29245">
      <w:bodyDiv w:val="1"/>
      <w:marLeft w:val="0"/>
      <w:marRight w:val="0"/>
      <w:marTop w:val="0"/>
      <w:marBottom w:val="0"/>
      <w:divBdr>
        <w:top w:val="none" w:sz="0" w:space="0" w:color="auto"/>
        <w:left w:val="none" w:sz="0" w:space="0" w:color="auto"/>
        <w:bottom w:val="none" w:sz="0" w:space="0" w:color="auto"/>
        <w:right w:val="none" w:sz="0" w:space="0" w:color="auto"/>
      </w:divBdr>
    </w:div>
    <w:div w:id="785080564">
      <w:bodyDiv w:val="1"/>
      <w:marLeft w:val="0"/>
      <w:marRight w:val="0"/>
      <w:marTop w:val="0"/>
      <w:marBottom w:val="0"/>
      <w:divBdr>
        <w:top w:val="none" w:sz="0" w:space="0" w:color="auto"/>
        <w:left w:val="none" w:sz="0" w:space="0" w:color="auto"/>
        <w:bottom w:val="none" w:sz="0" w:space="0" w:color="auto"/>
        <w:right w:val="none" w:sz="0" w:space="0" w:color="auto"/>
      </w:divBdr>
    </w:div>
    <w:div w:id="883518483">
      <w:bodyDiv w:val="1"/>
      <w:marLeft w:val="0"/>
      <w:marRight w:val="0"/>
      <w:marTop w:val="0"/>
      <w:marBottom w:val="0"/>
      <w:divBdr>
        <w:top w:val="none" w:sz="0" w:space="0" w:color="auto"/>
        <w:left w:val="none" w:sz="0" w:space="0" w:color="auto"/>
        <w:bottom w:val="none" w:sz="0" w:space="0" w:color="auto"/>
        <w:right w:val="none" w:sz="0" w:space="0" w:color="auto"/>
      </w:divBdr>
      <w:divsChild>
        <w:div w:id="908614376">
          <w:marLeft w:val="720"/>
          <w:marRight w:val="0"/>
          <w:marTop w:val="0"/>
          <w:marBottom w:val="0"/>
          <w:divBdr>
            <w:top w:val="none" w:sz="0" w:space="0" w:color="auto"/>
            <w:left w:val="none" w:sz="0" w:space="0" w:color="auto"/>
            <w:bottom w:val="none" w:sz="0" w:space="0" w:color="auto"/>
            <w:right w:val="none" w:sz="0" w:space="0" w:color="auto"/>
          </w:divBdr>
        </w:div>
        <w:div w:id="133061001">
          <w:marLeft w:val="2160"/>
          <w:marRight w:val="0"/>
          <w:marTop w:val="0"/>
          <w:marBottom w:val="0"/>
          <w:divBdr>
            <w:top w:val="none" w:sz="0" w:space="0" w:color="auto"/>
            <w:left w:val="none" w:sz="0" w:space="0" w:color="auto"/>
            <w:bottom w:val="none" w:sz="0" w:space="0" w:color="auto"/>
            <w:right w:val="none" w:sz="0" w:space="0" w:color="auto"/>
          </w:divBdr>
        </w:div>
        <w:div w:id="2124494480">
          <w:marLeft w:val="2160"/>
          <w:marRight w:val="0"/>
          <w:marTop w:val="0"/>
          <w:marBottom w:val="0"/>
          <w:divBdr>
            <w:top w:val="none" w:sz="0" w:space="0" w:color="auto"/>
            <w:left w:val="none" w:sz="0" w:space="0" w:color="auto"/>
            <w:bottom w:val="none" w:sz="0" w:space="0" w:color="auto"/>
            <w:right w:val="none" w:sz="0" w:space="0" w:color="auto"/>
          </w:divBdr>
        </w:div>
        <w:div w:id="1341346715">
          <w:marLeft w:val="2160"/>
          <w:marRight w:val="0"/>
          <w:marTop w:val="0"/>
          <w:marBottom w:val="0"/>
          <w:divBdr>
            <w:top w:val="none" w:sz="0" w:space="0" w:color="auto"/>
            <w:left w:val="none" w:sz="0" w:space="0" w:color="auto"/>
            <w:bottom w:val="none" w:sz="0" w:space="0" w:color="auto"/>
            <w:right w:val="none" w:sz="0" w:space="0" w:color="auto"/>
          </w:divBdr>
        </w:div>
        <w:div w:id="1942713363">
          <w:marLeft w:val="2160"/>
          <w:marRight w:val="0"/>
          <w:marTop w:val="0"/>
          <w:marBottom w:val="0"/>
          <w:divBdr>
            <w:top w:val="none" w:sz="0" w:space="0" w:color="auto"/>
            <w:left w:val="none" w:sz="0" w:space="0" w:color="auto"/>
            <w:bottom w:val="none" w:sz="0" w:space="0" w:color="auto"/>
            <w:right w:val="none" w:sz="0" w:space="0" w:color="auto"/>
          </w:divBdr>
        </w:div>
      </w:divsChild>
    </w:div>
    <w:div w:id="999456718">
      <w:bodyDiv w:val="1"/>
      <w:marLeft w:val="0"/>
      <w:marRight w:val="0"/>
      <w:marTop w:val="0"/>
      <w:marBottom w:val="0"/>
      <w:divBdr>
        <w:top w:val="none" w:sz="0" w:space="0" w:color="auto"/>
        <w:left w:val="none" w:sz="0" w:space="0" w:color="auto"/>
        <w:bottom w:val="none" w:sz="0" w:space="0" w:color="auto"/>
        <w:right w:val="none" w:sz="0" w:space="0" w:color="auto"/>
      </w:divBdr>
      <w:divsChild>
        <w:div w:id="619800117">
          <w:marLeft w:val="720"/>
          <w:marRight w:val="0"/>
          <w:marTop w:val="0"/>
          <w:marBottom w:val="0"/>
          <w:divBdr>
            <w:top w:val="none" w:sz="0" w:space="0" w:color="auto"/>
            <w:left w:val="none" w:sz="0" w:space="0" w:color="auto"/>
            <w:bottom w:val="none" w:sz="0" w:space="0" w:color="auto"/>
            <w:right w:val="none" w:sz="0" w:space="0" w:color="auto"/>
          </w:divBdr>
        </w:div>
        <w:div w:id="484318683">
          <w:marLeft w:val="2160"/>
          <w:marRight w:val="0"/>
          <w:marTop w:val="0"/>
          <w:marBottom w:val="0"/>
          <w:divBdr>
            <w:top w:val="none" w:sz="0" w:space="0" w:color="auto"/>
            <w:left w:val="none" w:sz="0" w:space="0" w:color="auto"/>
            <w:bottom w:val="none" w:sz="0" w:space="0" w:color="auto"/>
            <w:right w:val="none" w:sz="0" w:space="0" w:color="auto"/>
          </w:divBdr>
        </w:div>
        <w:div w:id="1679043508">
          <w:marLeft w:val="2160"/>
          <w:marRight w:val="0"/>
          <w:marTop w:val="0"/>
          <w:marBottom w:val="0"/>
          <w:divBdr>
            <w:top w:val="none" w:sz="0" w:space="0" w:color="auto"/>
            <w:left w:val="none" w:sz="0" w:space="0" w:color="auto"/>
            <w:bottom w:val="none" w:sz="0" w:space="0" w:color="auto"/>
            <w:right w:val="none" w:sz="0" w:space="0" w:color="auto"/>
          </w:divBdr>
        </w:div>
        <w:div w:id="778068462">
          <w:marLeft w:val="2160"/>
          <w:marRight w:val="0"/>
          <w:marTop w:val="0"/>
          <w:marBottom w:val="0"/>
          <w:divBdr>
            <w:top w:val="none" w:sz="0" w:space="0" w:color="auto"/>
            <w:left w:val="none" w:sz="0" w:space="0" w:color="auto"/>
            <w:bottom w:val="none" w:sz="0" w:space="0" w:color="auto"/>
            <w:right w:val="none" w:sz="0" w:space="0" w:color="auto"/>
          </w:divBdr>
        </w:div>
        <w:div w:id="466240685">
          <w:marLeft w:val="2160"/>
          <w:marRight w:val="0"/>
          <w:marTop w:val="0"/>
          <w:marBottom w:val="0"/>
          <w:divBdr>
            <w:top w:val="none" w:sz="0" w:space="0" w:color="auto"/>
            <w:left w:val="none" w:sz="0" w:space="0" w:color="auto"/>
            <w:bottom w:val="none" w:sz="0" w:space="0" w:color="auto"/>
            <w:right w:val="none" w:sz="0" w:space="0" w:color="auto"/>
          </w:divBdr>
        </w:div>
      </w:divsChild>
    </w:div>
    <w:div w:id="1021200778">
      <w:bodyDiv w:val="1"/>
      <w:marLeft w:val="0"/>
      <w:marRight w:val="0"/>
      <w:marTop w:val="0"/>
      <w:marBottom w:val="0"/>
      <w:divBdr>
        <w:top w:val="none" w:sz="0" w:space="0" w:color="auto"/>
        <w:left w:val="none" w:sz="0" w:space="0" w:color="auto"/>
        <w:bottom w:val="none" w:sz="0" w:space="0" w:color="auto"/>
        <w:right w:val="none" w:sz="0" w:space="0" w:color="auto"/>
      </w:divBdr>
    </w:div>
    <w:div w:id="1054617294">
      <w:bodyDiv w:val="1"/>
      <w:marLeft w:val="0"/>
      <w:marRight w:val="0"/>
      <w:marTop w:val="0"/>
      <w:marBottom w:val="0"/>
      <w:divBdr>
        <w:top w:val="none" w:sz="0" w:space="0" w:color="auto"/>
        <w:left w:val="none" w:sz="0" w:space="0" w:color="auto"/>
        <w:bottom w:val="none" w:sz="0" w:space="0" w:color="auto"/>
        <w:right w:val="none" w:sz="0" w:space="0" w:color="auto"/>
      </w:divBdr>
    </w:div>
    <w:div w:id="1080905037">
      <w:bodyDiv w:val="1"/>
      <w:marLeft w:val="0"/>
      <w:marRight w:val="0"/>
      <w:marTop w:val="0"/>
      <w:marBottom w:val="0"/>
      <w:divBdr>
        <w:top w:val="none" w:sz="0" w:space="0" w:color="auto"/>
        <w:left w:val="none" w:sz="0" w:space="0" w:color="auto"/>
        <w:bottom w:val="none" w:sz="0" w:space="0" w:color="auto"/>
        <w:right w:val="none" w:sz="0" w:space="0" w:color="auto"/>
      </w:divBdr>
    </w:div>
    <w:div w:id="1109742384">
      <w:bodyDiv w:val="1"/>
      <w:marLeft w:val="0"/>
      <w:marRight w:val="0"/>
      <w:marTop w:val="0"/>
      <w:marBottom w:val="0"/>
      <w:divBdr>
        <w:top w:val="none" w:sz="0" w:space="0" w:color="auto"/>
        <w:left w:val="none" w:sz="0" w:space="0" w:color="auto"/>
        <w:bottom w:val="none" w:sz="0" w:space="0" w:color="auto"/>
        <w:right w:val="none" w:sz="0" w:space="0" w:color="auto"/>
      </w:divBdr>
    </w:div>
    <w:div w:id="1412392748">
      <w:bodyDiv w:val="1"/>
      <w:marLeft w:val="0"/>
      <w:marRight w:val="0"/>
      <w:marTop w:val="0"/>
      <w:marBottom w:val="0"/>
      <w:divBdr>
        <w:top w:val="none" w:sz="0" w:space="0" w:color="auto"/>
        <w:left w:val="none" w:sz="0" w:space="0" w:color="auto"/>
        <w:bottom w:val="none" w:sz="0" w:space="0" w:color="auto"/>
        <w:right w:val="none" w:sz="0" w:space="0" w:color="auto"/>
      </w:divBdr>
    </w:div>
    <w:div w:id="1438718171">
      <w:bodyDiv w:val="1"/>
      <w:marLeft w:val="0"/>
      <w:marRight w:val="0"/>
      <w:marTop w:val="0"/>
      <w:marBottom w:val="0"/>
      <w:divBdr>
        <w:top w:val="none" w:sz="0" w:space="0" w:color="auto"/>
        <w:left w:val="none" w:sz="0" w:space="0" w:color="auto"/>
        <w:bottom w:val="none" w:sz="0" w:space="0" w:color="auto"/>
        <w:right w:val="none" w:sz="0" w:space="0" w:color="auto"/>
      </w:divBdr>
    </w:div>
    <w:div w:id="1440683101">
      <w:bodyDiv w:val="1"/>
      <w:marLeft w:val="0"/>
      <w:marRight w:val="0"/>
      <w:marTop w:val="0"/>
      <w:marBottom w:val="0"/>
      <w:divBdr>
        <w:top w:val="none" w:sz="0" w:space="0" w:color="auto"/>
        <w:left w:val="none" w:sz="0" w:space="0" w:color="auto"/>
        <w:bottom w:val="none" w:sz="0" w:space="0" w:color="auto"/>
        <w:right w:val="none" w:sz="0" w:space="0" w:color="auto"/>
      </w:divBdr>
    </w:div>
    <w:div w:id="1492679168">
      <w:bodyDiv w:val="1"/>
      <w:marLeft w:val="0"/>
      <w:marRight w:val="0"/>
      <w:marTop w:val="0"/>
      <w:marBottom w:val="0"/>
      <w:divBdr>
        <w:top w:val="none" w:sz="0" w:space="0" w:color="auto"/>
        <w:left w:val="none" w:sz="0" w:space="0" w:color="auto"/>
        <w:bottom w:val="none" w:sz="0" w:space="0" w:color="auto"/>
        <w:right w:val="none" w:sz="0" w:space="0" w:color="auto"/>
      </w:divBdr>
    </w:div>
    <w:div w:id="1906795893">
      <w:bodyDiv w:val="1"/>
      <w:marLeft w:val="0"/>
      <w:marRight w:val="0"/>
      <w:marTop w:val="0"/>
      <w:marBottom w:val="0"/>
      <w:divBdr>
        <w:top w:val="none" w:sz="0" w:space="0" w:color="auto"/>
        <w:left w:val="none" w:sz="0" w:space="0" w:color="auto"/>
        <w:bottom w:val="none" w:sz="0" w:space="0" w:color="auto"/>
        <w:right w:val="none" w:sz="0" w:space="0" w:color="auto"/>
      </w:divBdr>
      <w:divsChild>
        <w:div w:id="1352032495">
          <w:marLeft w:val="1440"/>
          <w:marRight w:val="0"/>
          <w:marTop w:val="0"/>
          <w:marBottom w:val="0"/>
          <w:divBdr>
            <w:top w:val="none" w:sz="0" w:space="0" w:color="auto"/>
            <w:left w:val="none" w:sz="0" w:space="0" w:color="auto"/>
            <w:bottom w:val="none" w:sz="0" w:space="0" w:color="auto"/>
            <w:right w:val="none" w:sz="0" w:space="0" w:color="auto"/>
          </w:divBdr>
        </w:div>
        <w:div w:id="1378043695">
          <w:marLeft w:val="2160"/>
          <w:marRight w:val="0"/>
          <w:marTop w:val="0"/>
          <w:marBottom w:val="0"/>
          <w:divBdr>
            <w:top w:val="none" w:sz="0" w:space="0" w:color="auto"/>
            <w:left w:val="none" w:sz="0" w:space="0" w:color="auto"/>
            <w:bottom w:val="none" w:sz="0" w:space="0" w:color="auto"/>
            <w:right w:val="none" w:sz="0" w:space="0" w:color="auto"/>
          </w:divBdr>
        </w:div>
        <w:div w:id="1897159846">
          <w:marLeft w:val="2160"/>
          <w:marRight w:val="0"/>
          <w:marTop w:val="0"/>
          <w:marBottom w:val="0"/>
          <w:divBdr>
            <w:top w:val="none" w:sz="0" w:space="0" w:color="auto"/>
            <w:left w:val="none" w:sz="0" w:space="0" w:color="auto"/>
            <w:bottom w:val="none" w:sz="0" w:space="0" w:color="auto"/>
            <w:right w:val="none" w:sz="0" w:space="0" w:color="auto"/>
          </w:divBdr>
        </w:div>
        <w:div w:id="2007702570">
          <w:marLeft w:val="2160"/>
          <w:marRight w:val="0"/>
          <w:marTop w:val="0"/>
          <w:marBottom w:val="0"/>
          <w:divBdr>
            <w:top w:val="none" w:sz="0" w:space="0" w:color="auto"/>
            <w:left w:val="none" w:sz="0" w:space="0" w:color="auto"/>
            <w:bottom w:val="none" w:sz="0" w:space="0" w:color="auto"/>
            <w:right w:val="none" w:sz="0" w:space="0" w:color="auto"/>
          </w:divBdr>
        </w:div>
        <w:div w:id="401802479">
          <w:marLeft w:val="2160"/>
          <w:marRight w:val="0"/>
          <w:marTop w:val="0"/>
          <w:marBottom w:val="0"/>
          <w:divBdr>
            <w:top w:val="none" w:sz="0" w:space="0" w:color="auto"/>
            <w:left w:val="none" w:sz="0" w:space="0" w:color="auto"/>
            <w:bottom w:val="none" w:sz="0" w:space="0" w:color="auto"/>
            <w:right w:val="none" w:sz="0" w:space="0" w:color="auto"/>
          </w:divBdr>
        </w:div>
        <w:div w:id="1047799610">
          <w:marLeft w:val="2160"/>
          <w:marRight w:val="0"/>
          <w:marTop w:val="0"/>
          <w:marBottom w:val="0"/>
          <w:divBdr>
            <w:top w:val="none" w:sz="0" w:space="0" w:color="auto"/>
            <w:left w:val="none" w:sz="0" w:space="0" w:color="auto"/>
            <w:bottom w:val="none" w:sz="0" w:space="0" w:color="auto"/>
            <w:right w:val="none" w:sz="0" w:space="0" w:color="auto"/>
          </w:divBdr>
        </w:div>
      </w:divsChild>
    </w:div>
    <w:div w:id="1933393295">
      <w:bodyDiv w:val="1"/>
      <w:marLeft w:val="0"/>
      <w:marRight w:val="0"/>
      <w:marTop w:val="0"/>
      <w:marBottom w:val="0"/>
      <w:divBdr>
        <w:top w:val="none" w:sz="0" w:space="0" w:color="auto"/>
        <w:left w:val="none" w:sz="0" w:space="0" w:color="auto"/>
        <w:bottom w:val="none" w:sz="0" w:space="0" w:color="auto"/>
        <w:right w:val="none" w:sz="0" w:space="0" w:color="auto"/>
      </w:divBdr>
    </w:div>
    <w:div w:id="20161810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bco-dmo.org/project/95442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www.research.gov/common/robohelp/public/WebHelp/Research.ht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2.xml"/><Relationship Id="rId22" Type="http://schemas.openxmlformats.org/officeDocument/2006/relationships/image" Target="media/image11.jpe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C304A-D5DE-4CAC-9F7E-7C2D7648A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Pages>13</Pages>
  <Words>2528</Words>
  <Characters>14413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Sole Source</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Traynham</dc:creator>
  <cp:lastModifiedBy>Jeremy Ethan Schreier</cp:lastModifiedBy>
  <cp:revision>5</cp:revision>
  <dcterms:created xsi:type="dcterms:W3CDTF">2026-04-30T04:30:00Z</dcterms:created>
  <dcterms:modified xsi:type="dcterms:W3CDTF">2026-05-03T14:33:00Z</dcterms:modified>
</cp:coreProperties>
</file>